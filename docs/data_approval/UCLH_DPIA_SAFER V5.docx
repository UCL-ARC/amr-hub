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9ACC" w14:textId="4825BD57" w:rsidR="00BF38AD" w:rsidRDefault="00BF38AD" w:rsidP="00BF38AD">
      <w:pPr>
        <w:pStyle w:val="Title"/>
      </w:pPr>
      <w:bookmarkStart w:id="0" w:name="_Toc4408147"/>
      <w:r>
        <w:t>Data Protection Impact Assessment Template</w:t>
      </w:r>
    </w:p>
    <w:p w14:paraId="6ADD9B21" w14:textId="34E3F2D9" w:rsidR="00BF38AD" w:rsidRDefault="00BF38AD" w:rsidP="00BF38AD">
      <w:pPr>
        <w:pStyle w:val="Heading1"/>
      </w:pPr>
      <w:r>
        <w:t>Introduction and Background</w:t>
      </w:r>
    </w:p>
    <w:p w14:paraId="36E2F72F" w14:textId="0F4FB8C7" w:rsidR="00BF38AD" w:rsidRDefault="00BF38AD" w:rsidP="00BF38AD">
      <w:r w:rsidRPr="00BF38AD">
        <w:rPr>
          <w:u w:val="single"/>
        </w:rPr>
        <w:t>What is a DPIA and why is it necessary?</w:t>
      </w:r>
      <w:r w:rsidRPr="00BF38AD">
        <w:rPr>
          <w:u w:val="single"/>
        </w:rPr>
        <w:br/>
      </w:r>
      <w:r w:rsidRPr="00BF38AD">
        <w:t xml:space="preserve">The DPIA is a tool which is designed to identify, assess and manage data and privacy risks as part of any programme/project/change activity.  This will enable those conducting the 'change' to consider and build in the necessary privacy and data protection controls from outset, allowing us to meet our regulatory obligations, deliver the best outcomes for our patients and staff and safeguard their rights and freedoms.  </w:t>
      </w:r>
      <w:r w:rsidRPr="00BF38AD">
        <w:br/>
        <w:t xml:space="preserve">The requirement for such an assessment is a mandatory obligation under the General Data Protection Regulation (GDPR) which </w:t>
      </w:r>
      <w:r w:rsidR="004B069B">
        <w:t>came</w:t>
      </w:r>
      <w:r w:rsidR="004B069B" w:rsidRPr="00BF38AD">
        <w:t xml:space="preserve"> </w:t>
      </w:r>
      <w:r w:rsidRPr="00BF38AD">
        <w:t xml:space="preserve">into force in May 2018, where any processing of personal information likely to result in a high risk to an individual, must carry out an assessment of the potential impact.  </w:t>
      </w:r>
      <w:r w:rsidRPr="00BF38AD">
        <w:br/>
        <w:t>By completing the DPIA in the very early stages of a project, it will allow any privacy risks to be identified at a point in which controls can be put in place to effectively manage these.  If a DPIA isn't completed, then it could lead to non-compliant processes and/or systems being implemented, resulting in us facing significant fines from the Information Commissioner’s Office (ICO).</w:t>
      </w:r>
      <w:r w:rsidRPr="00BF38AD">
        <w:br/>
        <w:t>This DPIA is not exclusive to programmes/ projects/change going through formal project governance, but to any change conducted in the business, such as a change to a process, developing a new process, etc.</w:t>
      </w:r>
      <w:r w:rsidRPr="00BF38AD">
        <w:br/>
      </w:r>
      <w:r w:rsidRPr="00BF38AD">
        <w:br/>
      </w:r>
      <w:r w:rsidRPr="00BF38AD">
        <w:rPr>
          <w:b/>
          <w:bCs/>
        </w:rPr>
        <w:t>To summarise, there are five key reasons for completing a DPIA:</w:t>
      </w:r>
      <w:r w:rsidRPr="00BF38AD">
        <w:rPr>
          <w:b/>
          <w:bCs/>
        </w:rPr>
        <w:br/>
      </w:r>
      <w:r w:rsidRPr="00BF38AD">
        <w:t xml:space="preserve">1. To identify and manage data and privacy risks for all "change" activity; </w:t>
      </w:r>
      <w:r w:rsidRPr="00BF38AD">
        <w:br/>
        <w:t>2. To avoid unnecessary costs that could be incurred after the change is complete due to unidentified areas of non-compliance;</w:t>
      </w:r>
      <w:r w:rsidRPr="00BF38AD">
        <w:br/>
        <w:t>3.  To avoid inadequate solutions to data protection risks;</w:t>
      </w:r>
      <w:r w:rsidRPr="00BF38AD">
        <w:br/>
        <w:t>4.  To avoid loss of trust and reputation of our patients/employees (including our colleagues if the change is occurring in HR);</w:t>
      </w:r>
      <w:r w:rsidRPr="00BF38AD">
        <w:br/>
        <w:t>5.  To meet our regulatory requirements</w:t>
      </w:r>
    </w:p>
    <w:p w14:paraId="08503401" w14:textId="511AA554" w:rsidR="00BF38AD" w:rsidRDefault="00BF38AD" w:rsidP="00BF38AD">
      <w:pPr>
        <w:pStyle w:val="Heading1"/>
      </w:pPr>
      <w:r>
        <w:t>DPIA TEMPLATE, PROCESS AND STRUCTURE</w:t>
      </w:r>
    </w:p>
    <w:p w14:paraId="1B9B0602" w14:textId="77777777" w:rsidR="00BF38AD" w:rsidRDefault="00BF38AD" w:rsidP="00BF38AD">
      <w:r>
        <w:t xml:space="preserve">The DPIA takes a tiered, risk and </w:t>
      </w:r>
      <w:proofErr w:type="gramStart"/>
      <w:r>
        <w:t>outcomes based</w:t>
      </w:r>
      <w:proofErr w:type="gramEnd"/>
      <w:r>
        <w:t xml:space="preserve"> approach.  It's been designed in such a way that dependant on how certain questions are answered, you may not have to complete all stages of the DPIA.  There is guidance on each stage of the DPIA which explains who is expected to complete it and provides instructions as to when sign off is required and by whom.  All questions should be answered accurately and to the best of your knowledge.  A glossary of terms has been added to provide more information relating to some of the terms referred to in the DPIA. </w:t>
      </w:r>
    </w:p>
    <w:p w14:paraId="06457570" w14:textId="3C8C768C" w:rsidR="00BF38AD" w:rsidRDefault="00BF38AD" w:rsidP="00BF38AD">
      <w:pPr>
        <w:rPr>
          <w:u w:val="single"/>
        </w:rPr>
      </w:pPr>
      <w:r w:rsidRPr="00BF38AD">
        <w:rPr>
          <w:u w:val="single"/>
        </w:rPr>
        <w:t>Stages of the DPIA</w:t>
      </w:r>
    </w:p>
    <w:p w14:paraId="73AC9D6A" w14:textId="2E0B8561" w:rsidR="00BF38AD" w:rsidRDefault="00BF38AD" w:rsidP="00BF38AD">
      <w:pPr>
        <w:rPr>
          <w:u w:val="single"/>
        </w:rPr>
      </w:pPr>
      <w:r>
        <w:rPr>
          <w:noProof/>
          <w:lang w:eastAsia="en-GB"/>
        </w:rPr>
        <w:lastRenderedPageBreak/>
        <w:drawing>
          <wp:inline distT="0" distB="0" distL="0" distR="0" wp14:anchorId="372C89DE" wp14:editId="0CA1A191">
            <wp:extent cx="5727700" cy="3436620"/>
            <wp:effectExtent l="0" t="0" r="12700" b="5080"/>
            <wp:docPr id="1" name="Diagram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B08A4F2" w14:textId="18FB2DB9" w:rsidR="00E443DD" w:rsidRDefault="00E443DD" w:rsidP="00BF38AD">
      <w:pPr>
        <w:rPr>
          <w:u w:val="single"/>
        </w:rPr>
      </w:pPr>
      <w:r>
        <w:rPr>
          <w:noProof/>
          <w:lang w:eastAsia="en-GB"/>
        </w:rPr>
        <w:drawing>
          <wp:inline distT="0" distB="0" distL="0" distR="0" wp14:anchorId="041B91D8" wp14:editId="39C1963E">
            <wp:extent cx="5727701" cy="968375"/>
            <wp:effectExtent l="0" t="0" r="0" b="0"/>
            <wp:docPr id="189194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FF2B5EF4-FFF2-40B4-BE49-F238E27FC236}">
                          <a16:creationId xmlns:dgm="http://schemas.openxmlformats.org/drawingml/2006/diagram" xmlns:a14="http://schemas.microsoft.com/office/drawing/2010/main" xmlns:a16="http://schemas.microsoft.com/office/drawing/2014/main" xmlns:w="http://schemas.openxmlformats.org/wordprocessingml/2006/main" xmlns:w10="urn:schemas-microsoft-com:office:word" xmlns:v="urn:schemas-microsoft-com:vml" xmlns:o="urn:schemas-microsoft-com:office:office" xmlns="" id="{00000000-0008-0000-0000-000004000000}"/>
                        </a:ext>
                      </a:extLst>
                    </a:blip>
                    <a:stretch>
                      <a:fillRect/>
                    </a:stretch>
                  </pic:blipFill>
                  <pic:spPr>
                    <a:xfrm>
                      <a:off x="0" y="0"/>
                      <a:ext cx="5727701" cy="968375"/>
                    </a:xfrm>
                    <a:prstGeom prst="rect">
                      <a:avLst/>
                    </a:prstGeom>
                  </pic:spPr>
                </pic:pic>
              </a:graphicData>
            </a:graphic>
          </wp:inline>
        </w:drawing>
      </w:r>
    </w:p>
    <w:p w14:paraId="7715D929" w14:textId="33D15D3C" w:rsidR="00E443DD" w:rsidRDefault="00E443DD">
      <w:pPr>
        <w:spacing w:before="0" w:after="0"/>
        <w:rPr>
          <w:u w:val="single"/>
        </w:rPr>
      </w:pPr>
      <w:r>
        <w:rPr>
          <w:u w:val="single"/>
        </w:rPr>
        <w:br w:type="page"/>
      </w:r>
    </w:p>
    <w:p w14:paraId="6BD2937F" w14:textId="5DFF06EA" w:rsidR="00C56A60" w:rsidRDefault="00BF38AD" w:rsidP="00C56A60">
      <w:pPr>
        <w:pStyle w:val="Heading1"/>
      </w:pPr>
      <w:r>
        <w:lastRenderedPageBreak/>
        <w:t>Stage</w:t>
      </w:r>
      <w:r w:rsidR="005556B6">
        <w:t xml:space="preserve"> 1: </w:t>
      </w:r>
      <w:r w:rsidR="00C56A60">
        <w:t>Programme and Data Capture</w:t>
      </w:r>
      <w:bookmarkEnd w:id="0"/>
    </w:p>
    <w:tbl>
      <w:tblPr>
        <w:tblStyle w:val="TableGrid"/>
        <w:tblW w:w="9214" w:type="dxa"/>
        <w:tblLook w:val="04A0" w:firstRow="1" w:lastRow="0" w:firstColumn="1" w:lastColumn="0" w:noHBand="0" w:noVBand="1"/>
      </w:tblPr>
      <w:tblGrid>
        <w:gridCol w:w="4536"/>
        <w:gridCol w:w="4678"/>
      </w:tblGrid>
      <w:tr w:rsidR="00C56A60" w14:paraId="1A0B966F" w14:textId="77777777" w:rsidTr="04825214">
        <w:tc>
          <w:tcPr>
            <w:tcW w:w="4536" w:type="dxa"/>
            <w:tcBorders>
              <w:top w:val="nil"/>
              <w:left w:val="nil"/>
              <w:bottom w:val="nil"/>
              <w:right w:val="nil"/>
            </w:tcBorders>
            <w:shd w:val="clear" w:color="auto" w:fill="8EAADB" w:themeFill="accent1" w:themeFillTint="99"/>
          </w:tcPr>
          <w:p w14:paraId="7FE94F75" w14:textId="77777777" w:rsidR="00C56A60" w:rsidRPr="00D13838" w:rsidRDefault="00C56A60" w:rsidP="00456934">
            <w:pPr>
              <w:rPr>
                <w:b/>
                <w:bCs/>
              </w:rPr>
            </w:pPr>
            <w:r w:rsidRPr="00D13838">
              <w:rPr>
                <w:b/>
                <w:bCs/>
              </w:rPr>
              <w:t xml:space="preserve">1.  </w:t>
            </w:r>
            <w:r>
              <w:rPr>
                <w:b/>
                <w:bCs/>
              </w:rPr>
              <w:t>Programme</w:t>
            </w:r>
            <w:r w:rsidRPr="00D13838">
              <w:rPr>
                <w:b/>
                <w:bCs/>
              </w:rPr>
              <w:t xml:space="preserve"> Name</w:t>
            </w:r>
          </w:p>
        </w:tc>
        <w:tc>
          <w:tcPr>
            <w:tcW w:w="4678" w:type="dxa"/>
          </w:tcPr>
          <w:p w14:paraId="349A2F0B" w14:textId="0256C972" w:rsidR="00C56A60" w:rsidRDefault="00551482" w:rsidP="00456934">
            <w:ins w:id="1" w:author="KSpinola" w:date="2020-07-23T19:48:00Z">
              <w:r>
                <w:t>SAFER</w:t>
              </w:r>
            </w:ins>
          </w:p>
        </w:tc>
      </w:tr>
      <w:tr w:rsidR="00C56A60" w14:paraId="0FCF5384" w14:textId="77777777" w:rsidTr="04825214">
        <w:tc>
          <w:tcPr>
            <w:tcW w:w="4536" w:type="dxa"/>
            <w:tcBorders>
              <w:top w:val="nil"/>
              <w:left w:val="nil"/>
              <w:bottom w:val="nil"/>
              <w:right w:val="nil"/>
            </w:tcBorders>
            <w:shd w:val="clear" w:color="auto" w:fill="8EAADB" w:themeFill="accent1" w:themeFillTint="99"/>
          </w:tcPr>
          <w:p w14:paraId="4996E735" w14:textId="77777777" w:rsidR="00C56A60" w:rsidRPr="00D13838" w:rsidRDefault="00C56A60" w:rsidP="00456934">
            <w:pPr>
              <w:rPr>
                <w:b/>
                <w:bCs/>
              </w:rPr>
            </w:pPr>
            <w:r w:rsidRPr="00D13838">
              <w:rPr>
                <w:b/>
                <w:bCs/>
              </w:rPr>
              <w:t xml:space="preserve">2.  </w:t>
            </w:r>
            <w:r>
              <w:rPr>
                <w:b/>
                <w:bCs/>
              </w:rPr>
              <w:t>Programme</w:t>
            </w:r>
            <w:r w:rsidRPr="00D13838">
              <w:rPr>
                <w:b/>
                <w:bCs/>
              </w:rPr>
              <w:t xml:space="preserve"> Ref No (if applicable)</w:t>
            </w:r>
          </w:p>
        </w:tc>
        <w:tc>
          <w:tcPr>
            <w:tcW w:w="4678" w:type="dxa"/>
          </w:tcPr>
          <w:p w14:paraId="3D30AFA6" w14:textId="77777777" w:rsidR="00C56A60" w:rsidRDefault="00C56A60" w:rsidP="00456934"/>
        </w:tc>
      </w:tr>
      <w:tr w:rsidR="00C56A60" w14:paraId="03544690" w14:textId="77777777" w:rsidTr="04825214">
        <w:tc>
          <w:tcPr>
            <w:tcW w:w="4536" w:type="dxa"/>
            <w:tcBorders>
              <w:top w:val="nil"/>
              <w:left w:val="nil"/>
              <w:bottom w:val="nil"/>
              <w:right w:val="nil"/>
            </w:tcBorders>
            <w:shd w:val="clear" w:color="auto" w:fill="8EAADB" w:themeFill="accent1" w:themeFillTint="99"/>
          </w:tcPr>
          <w:p w14:paraId="1FC3AB1F" w14:textId="77777777" w:rsidR="00C56A60" w:rsidRPr="00D13838" w:rsidRDefault="00C56A60" w:rsidP="00456934">
            <w:pPr>
              <w:spacing w:before="0" w:after="0"/>
              <w:rPr>
                <w:rFonts w:ascii="Calibri" w:hAnsi="Calibri" w:cs="Calibri"/>
                <w:b/>
                <w:bCs/>
                <w:color w:val="000000"/>
                <w:sz w:val="22"/>
                <w:szCs w:val="22"/>
              </w:rPr>
            </w:pPr>
            <w:r>
              <w:rPr>
                <w:rFonts w:ascii="Calibri" w:hAnsi="Calibri" w:cs="Calibri"/>
                <w:b/>
                <w:bCs/>
                <w:color w:val="000000"/>
                <w:sz w:val="22"/>
                <w:szCs w:val="22"/>
              </w:rPr>
              <w:t>3.  Programme Manager Name(s)</w:t>
            </w:r>
          </w:p>
        </w:tc>
        <w:tc>
          <w:tcPr>
            <w:tcW w:w="4678" w:type="dxa"/>
          </w:tcPr>
          <w:p w14:paraId="308898A2" w14:textId="7C211398" w:rsidR="00C56A60" w:rsidRDefault="00551482" w:rsidP="00456934">
            <w:ins w:id="2" w:author="KSpinola" w:date="2020-07-23T19:48:00Z">
              <w:r>
                <w:t>Ed Manley</w:t>
              </w:r>
            </w:ins>
            <w:r w:rsidR="007956F3">
              <w:t xml:space="preserve">, Moira </w:t>
            </w:r>
            <w:proofErr w:type="spellStart"/>
            <w:r w:rsidR="007956F3">
              <w:t>Spyer</w:t>
            </w:r>
            <w:proofErr w:type="spellEnd"/>
          </w:p>
        </w:tc>
      </w:tr>
      <w:tr w:rsidR="00C56A60" w14:paraId="13DC84FE" w14:textId="77777777" w:rsidTr="04825214">
        <w:tc>
          <w:tcPr>
            <w:tcW w:w="4536" w:type="dxa"/>
            <w:tcBorders>
              <w:top w:val="nil"/>
              <w:left w:val="nil"/>
              <w:bottom w:val="nil"/>
              <w:right w:val="nil"/>
            </w:tcBorders>
            <w:shd w:val="clear" w:color="auto" w:fill="8EAADB" w:themeFill="accent1" w:themeFillTint="99"/>
          </w:tcPr>
          <w:p w14:paraId="5323AF45" w14:textId="77777777" w:rsidR="00C56A60" w:rsidRPr="00D13838" w:rsidRDefault="00C56A60" w:rsidP="00456934">
            <w:pPr>
              <w:spacing w:before="0" w:after="0"/>
              <w:rPr>
                <w:rFonts w:ascii="Calibri" w:hAnsi="Calibri" w:cs="Calibri"/>
                <w:b/>
                <w:bCs/>
                <w:color w:val="000000"/>
                <w:sz w:val="22"/>
                <w:szCs w:val="22"/>
              </w:rPr>
            </w:pPr>
            <w:r>
              <w:rPr>
                <w:rFonts w:ascii="Calibri" w:hAnsi="Calibri" w:cs="Calibri"/>
                <w:b/>
                <w:bCs/>
                <w:color w:val="000000"/>
                <w:sz w:val="22"/>
                <w:szCs w:val="22"/>
              </w:rPr>
              <w:t>4.  Division &amp; Department leading the Programme</w:t>
            </w:r>
          </w:p>
        </w:tc>
        <w:tc>
          <w:tcPr>
            <w:tcW w:w="4678" w:type="dxa"/>
          </w:tcPr>
          <w:p w14:paraId="1B07C350" w14:textId="4207E539" w:rsidR="00C56A60" w:rsidRDefault="00C56A60" w:rsidP="00456934"/>
        </w:tc>
      </w:tr>
      <w:tr w:rsidR="00C56A60" w14:paraId="41FB0A67" w14:textId="77777777" w:rsidTr="04825214">
        <w:tc>
          <w:tcPr>
            <w:tcW w:w="4536" w:type="dxa"/>
            <w:tcBorders>
              <w:top w:val="nil"/>
              <w:left w:val="nil"/>
              <w:bottom w:val="nil"/>
              <w:right w:val="nil"/>
            </w:tcBorders>
            <w:shd w:val="clear" w:color="auto" w:fill="8EAADB" w:themeFill="accent1" w:themeFillTint="99"/>
          </w:tcPr>
          <w:p w14:paraId="0DE6CF35" w14:textId="77777777" w:rsidR="00C56A60" w:rsidRPr="00D13838" w:rsidRDefault="00C56A60" w:rsidP="00456934">
            <w:pPr>
              <w:spacing w:before="0" w:after="0"/>
              <w:rPr>
                <w:rFonts w:ascii="Calibri" w:hAnsi="Calibri" w:cs="Calibri"/>
                <w:b/>
                <w:bCs/>
                <w:color w:val="000000"/>
                <w:sz w:val="22"/>
                <w:szCs w:val="22"/>
              </w:rPr>
            </w:pPr>
            <w:r>
              <w:rPr>
                <w:rFonts w:ascii="Calibri" w:hAnsi="Calibri" w:cs="Calibri"/>
                <w:b/>
                <w:bCs/>
                <w:color w:val="000000"/>
                <w:sz w:val="22"/>
                <w:szCs w:val="22"/>
              </w:rPr>
              <w:t xml:space="preserve">5.  Other areas impacted by the change (where applicable) </w:t>
            </w:r>
          </w:p>
        </w:tc>
        <w:tc>
          <w:tcPr>
            <w:tcW w:w="4678" w:type="dxa"/>
          </w:tcPr>
          <w:p w14:paraId="6AA7C9F1" w14:textId="43F191F3" w:rsidR="00C56A60" w:rsidRDefault="00C56A60" w:rsidP="00456934"/>
        </w:tc>
      </w:tr>
      <w:tr w:rsidR="00C56A60" w14:paraId="546CDF78" w14:textId="77777777" w:rsidTr="04825214">
        <w:tc>
          <w:tcPr>
            <w:tcW w:w="4536" w:type="dxa"/>
            <w:tcBorders>
              <w:top w:val="nil"/>
              <w:left w:val="nil"/>
              <w:bottom w:val="nil"/>
              <w:right w:val="nil"/>
            </w:tcBorders>
            <w:shd w:val="clear" w:color="auto" w:fill="8EAADB" w:themeFill="accent1" w:themeFillTint="99"/>
          </w:tcPr>
          <w:p w14:paraId="56CAE1D1" w14:textId="77777777" w:rsidR="00C56A60" w:rsidRPr="00D13838" w:rsidRDefault="00C56A60" w:rsidP="00456934">
            <w:pPr>
              <w:spacing w:before="0" w:after="0"/>
              <w:rPr>
                <w:rFonts w:ascii="Calibri" w:hAnsi="Calibri" w:cs="Calibri"/>
                <w:b/>
                <w:bCs/>
                <w:color w:val="000000"/>
                <w:sz w:val="22"/>
                <w:szCs w:val="22"/>
              </w:rPr>
            </w:pPr>
            <w:r>
              <w:rPr>
                <w:rFonts w:ascii="Calibri" w:hAnsi="Calibri" w:cs="Calibri"/>
                <w:b/>
                <w:bCs/>
                <w:color w:val="000000"/>
                <w:sz w:val="22"/>
                <w:szCs w:val="22"/>
              </w:rPr>
              <w:t>6.  Project sponsor(s)/Accountable Executive(s)</w:t>
            </w:r>
          </w:p>
        </w:tc>
        <w:tc>
          <w:tcPr>
            <w:tcW w:w="4678" w:type="dxa"/>
          </w:tcPr>
          <w:p w14:paraId="4045E4F2" w14:textId="5640BF6B" w:rsidR="00C56A60" w:rsidRPr="008122B8" w:rsidRDefault="00551482" w:rsidP="00456934">
            <w:pPr>
              <w:rPr>
                <w:i/>
                <w:iCs/>
              </w:rPr>
            </w:pPr>
            <w:ins w:id="3" w:author="KSpinola" w:date="2020-07-23T19:49:00Z">
              <w:r>
                <w:t>MRC</w:t>
              </w:r>
            </w:ins>
            <w:r w:rsidR="007956F3">
              <w:t xml:space="preserve"> /</w:t>
            </w:r>
            <w:r w:rsidR="008122B8">
              <w:t xml:space="preserve"> UCL </w:t>
            </w:r>
            <w:r w:rsidR="007956F3">
              <w:t xml:space="preserve">/ </w:t>
            </w:r>
            <w:r w:rsidR="008122B8">
              <w:t>Simon Knight</w:t>
            </w:r>
          </w:p>
        </w:tc>
      </w:tr>
      <w:tr w:rsidR="00C56A60" w14:paraId="41DFEE1A" w14:textId="77777777" w:rsidTr="04825214">
        <w:tc>
          <w:tcPr>
            <w:tcW w:w="4536" w:type="dxa"/>
            <w:tcBorders>
              <w:top w:val="nil"/>
              <w:left w:val="nil"/>
              <w:bottom w:val="nil"/>
              <w:right w:val="nil"/>
            </w:tcBorders>
            <w:shd w:val="clear" w:color="auto" w:fill="8EAADB" w:themeFill="accent1" w:themeFillTint="99"/>
          </w:tcPr>
          <w:p w14:paraId="6FC5EA57" w14:textId="77777777" w:rsidR="00C56A60" w:rsidRDefault="00C56A60" w:rsidP="00456934">
            <w:pPr>
              <w:spacing w:before="0" w:after="0"/>
              <w:rPr>
                <w:rFonts w:ascii="Calibri" w:hAnsi="Calibri" w:cs="Calibri"/>
                <w:b/>
                <w:bCs/>
                <w:color w:val="000000"/>
                <w:sz w:val="22"/>
                <w:szCs w:val="22"/>
              </w:rPr>
            </w:pPr>
            <w:r>
              <w:rPr>
                <w:rFonts w:ascii="Calibri" w:hAnsi="Calibri" w:cs="Calibri"/>
                <w:b/>
                <w:bCs/>
                <w:color w:val="000000"/>
                <w:sz w:val="22"/>
                <w:szCs w:val="22"/>
              </w:rPr>
              <w:t xml:space="preserve">7.  Date DPIA Commenced </w:t>
            </w:r>
          </w:p>
          <w:p w14:paraId="16BBED17" w14:textId="77777777" w:rsidR="00C56A60" w:rsidRDefault="00C56A60" w:rsidP="00456934"/>
        </w:tc>
        <w:tc>
          <w:tcPr>
            <w:tcW w:w="4678" w:type="dxa"/>
          </w:tcPr>
          <w:p w14:paraId="42834AF8" w14:textId="6B37D8BE" w:rsidR="00C56A60" w:rsidRDefault="00F10698" w:rsidP="00456934">
            <w:r>
              <w:t>June 2020</w:t>
            </w:r>
          </w:p>
        </w:tc>
      </w:tr>
      <w:tr w:rsidR="00C56A60" w14:paraId="2AAA975F" w14:textId="77777777" w:rsidTr="04825214">
        <w:tc>
          <w:tcPr>
            <w:tcW w:w="4536" w:type="dxa"/>
            <w:tcBorders>
              <w:top w:val="nil"/>
              <w:left w:val="nil"/>
              <w:bottom w:val="nil"/>
              <w:right w:val="nil"/>
            </w:tcBorders>
            <w:shd w:val="clear" w:color="auto" w:fill="8EAADB" w:themeFill="accent1" w:themeFillTint="99"/>
          </w:tcPr>
          <w:p w14:paraId="46BE2566" w14:textId="77777777" w:rsidR="00C56A60" w:rsidRPr="00D36121" w:rsidRDefault="00C56A60" w:rsidP="00456934">
            <w:pPr>
              <w:rPr>
                <w:b/>
              </w:rPr>
            </w:pPr>
            <w:r w:rsidRPr="00D36121">
              <w:rPr>
                <w:b/>
              </w:rPr>
              <w:t>8. Information Asset Owner(s)</w:t>
            </w:r>
          </w:p>
        </w:tc>
        <w:tc>
          <w:tcPr>
            <w:tcW w:w="4678" w:type="dxa"/>
          </w:tcPr>
          <w:p w14:paraId="07AD9E9D" w14:textId="239E359A" w:rsidR="00C56A60" w:rsidRDefault="00F10698" w:rsidP="00456934">
            <w:r>
              <w:t>Simon Knight</w:t>
            </w:r>
          </w:p>
        </w:tc>
      </w:tr>
      <w:tr w:rsidR="00C56A60" w14:paraId="1173FE63" w14:textId="77777777" w:rsidTr="04825214">
        <w:tc>
          <w:tcPr>
            <w:tcW w:w="4536" w:type="dxa"/>
            <w:tcBorders>
              <w:top w:val="nil"/>
              <w:left w:val="nil"/>
              <w:bottom w:val="nil"/>
              <w:right w:val="nil"/>
            </w:tcBorders>
            <w:shd w:val="clear" w:color="auto" w:fill="8EAADB" w:themeFill="accent1" w:themeFillTint="99"/>
          </w:tcPr>
          <w:p w14:paraId="6D7DE309" w14:textId="77777777" w:rsidR="00C56A60" w:rsidRPr="00D13838" w:rsidRDefault="00C56A60" w:rsidP="00456934">
            <w:pPr>
              <w:rPr>
                <w:b/>
                <w:sz w:val="22"/>
                <w:szCs w:val="22"/>
              </w:rPr>
            </w:pPr>
            <w:r w:rsidRPr="00D13838">
              <w:rPr>
                <w:b/>
                <w:sz w:val="22"/>
                <w:szCs w:val="22"/>
              </w:rPr>
              <w:t xml:space="preserve">8.  List the main outcomes of the </w:t>
            </w:r>
            <w:r>
              <w:rPr>
                <w:b/>
                <w:sz w:val="22"/>
                <w:szCs w:val="22"/>
              </w:rPr>
              <w:t>programme</w:t>
            </w:r>
            <w:r w:rsidRPr="00D13838">
              <w:rPr>
                <w:b/>
                <w:sz w:val="22"/>
                <w:szCs w:val="22"/>
              </w:rPr>
              <w:t xml:space="preserve"> including any key milestones</w:t>
            </w:r>
          </w:p>
        </w:tc>
        <w:tc>
          <w:tcPr>
            <w:tcW w:w="4678" w:type="dxa"/>
          </w:tcPr>
          <w:p w14:paraId="09A8B1CB" w14:textId="29FD65C5" w:rsidR="00551482" w:rsidRDefault="00551482" w:rsidP="00551482">
            <w:pPr>
              <w:rPr>
                <w:ins w:id="4" w:author="KSpinola" w:date="2020-07-23T19:49:00Z"/>
              </w:rPr>
            </w:pPr>
            <w:ins w:id="5" w:author="KSpinola" w:date="2020-07-23T19:49:00Z">
              <w:r>
                <w:t>This work is a sub-component of the SAFER</w:t>
              </w:r>
            </w:ins>
            <w:ins w:id="6" w:author="Ed Manley" w:date="2025-10-06T14:44:00Z" w16du:dateUtc="2025-10-06T13:44:00Z">
              <w:r w:rsidR="007C2878">
                <w:t>/AMR Hub</w:t>
              </w:r>
            </w:ins>
            <w:ins w:id="7" w:author="KSpinola" w:date="2020-07-23T19:49:00Z">
              <w:r>
                <w:t xml:space="preserve"> project, which aims to understand no</w:t>
              </w:r>
            </w:ins>
            <w:ins w:id="8" w:author="Jared Wilson-Aggarwal" w:date="2020-07-31T15:40:00Z">
              <w:r w:rsidR="1441F329">
                <w:t>s</w:t>
              </w:r>
            </w:ins>
            <w:ins w:id="9" w:author="KSpinola" w:date="2020-07-23T19:49:00Z">
              <w:r>
                <w:t>ocomial virus transmission</w:t>
              </w:r>
              <w:del w:id="10" w:author="Ed Manley" w:date="2025-10-03T16:20:00Z" w16du:dateUtc="2025-10-03T15:20:00Z">
                <w:r w:rsidDel="00046847">
                  <w:delText xml:space="preserve"> of COVID-19</w:delText>
                </w:r>
              </w:del>
              <w:r>
                <w:t>, and the healthcare worker behaviours that mitigate it. In this part of the project, we will use existing data collected on patients and staff movement and interactions</w:t>
              </w:r>
            </w:ins>
            <w:ins w:id="11" w:author="Jared Wilson-Aggarwal" w:date="2020-07-31T15:40:00Z">
              <w:r w:rsidR="7CFA1E86">
                <w:t xml:space="preserve"> wi</w:t>
              </w:r>
            </w:ins>
            <w:ins w:id="12" w:author="Jared Wilson-Aggarwal" w:date="2020-07-31T15:41:00Z">
              <w:r w:rsidR="7CFA1E86">
                <w:t>thin the hospital</w:t>
              </w:r>
            </w:ins>
            <w:ins w:id="13" w:author="KSpinola" w:date="2020-07-23T19:49:00Z">
              <w:r>
                <w:t xml:space="preserve"> to track viral transmission. To achieve this, this part of the work has three aims: </w:t>
              </w:r>
            </w:ins>
          </w:p>
          <w:p w14:paraId="27B9725E" w14:textId="77777777" w:rsidR="00551482" w:rsidRDefault="00551482" w:rsidP="00551482">
            <w:pPr>
              <w:rPr>
                <w:ins w:id="14" w:author="KSpinola" w:date="2020-07-23T19:49:00Z"/>
              </w:rPr>
            </w:pPr>
          </w:p>
          <w:p w14:paraId="10654DC7" w14:textId="77777777" w:rsidR="00551482" w:rsidRDefault="00551482" w:rsidP="00551482">
            <w:pPr>
              <w:rPr>
                <w:ins w:id="15" w:author="KSpinola" w:date="2020-07-23T19:49:00Z"/>
              </w:rPr>
            </w:pPr>
            <w:ins w:id="16" w:author="KSpinola" w:date="2020-07-23T19:49:00Z">
              <w:r>
                <w:t xml:space="preserve">- To establish networks of interaction between staff and patients within the hospital, based on proximity and clinical </w:t>
              </w:r>
              <w:proofErr w:type="gramStart"/>
              <w:r>
                <w:t>engagement;</w:t>
              </w:r>
              <w:proofErr w:type="gramEnd"/>
            </w:ins>
          </w:p>
          <w:p w14:paraId="196585AA" w14:textId="74286C4F" w:rsidR="00551482" w:rsidRDefault="00551482" w:rsidP="00551482">
            <w:pPr>
              <w:rPr>
                <w:ins w:id="17" w:author="KSpinola" w:date="2020-07-23T19:49:00Z"/>
              </w:rPr>
            </w:pPr>
            <w:ins w:id="18" w:author="KSpinola" w:date="2020-07-23T19:49:00Z">
              <w:r>
                <w:t>- To identify virus transmission pathways</w:t>
              </w:r>
            </w:ins>
            <w:ins w:id="19" w:author="Edward Manley" w:date="2020-08-04T09:11:00Z">
              <w:r w:rsidR="00000C4A">
                <w:t xml:space="preserve"> </w:t>
              </w:r>
            </w:ins>
            <w:ins w:id="20" w:author="NMG" w:date="2020-07-28T17:20:00Z">
              <w:r w:rsidR="000857F7">
                <w:t xml:space="preserve">involving staff, patients, or </w:t>
              </w:r>
              <w:proofErr w:type="gramStart"/>
              <w:r w:rsidR="000857F7">
                <w:t>both</w:t>
              </w:r>
            </w:ins>
            <w:ins w:id="21" w:author="KSpinola" w:date="2020-07-23T19:49:00Z">
              <w:r>
                <w:t>;</w:t>
              </w:r>
              <w:proofErr w:type="gramEnd"/>
            </w:ins>
          </w:p>
          <w:p w14:paraId="66C59157" w14:textId="77777777" w:rsidR="00551482" w:rsidRDefault="00551482" w:rsidP="00551482">
            <w:pPr>
              <w:rPr>
                <w:ins w:id="22" w:author="KSpinola" w:date="2020-07-23T19:49:00Z"/>
              </w:rPr>
            </w:pPr>
            <w:ins w:id="23" w:author="KSpinola" w:date="2020-07-23T19:49:00Z">
              <w:r>
                <w:t>- To establish the clinical scenarios, spatial locations, staffing patterns, and broader conditions under which there is a higher risk of virus transmission.</w:t>
              </w:r>
            </w:ins>
          </w:p>
          <w:p w14:paraId="4465947E" w14:textId="77777777" w:rsidR="00551482" w:rsidRDefault="00551482" w:rsidP="00551482">
            <w:pPr>
              <w:rPr>
                <w:ins w:id="24" w:author="KSpinola" w:date="2020-07-23T19:49:00Z"/>
              </w:rPr>
            </w:pPr>
          </w:p>
          <w:p w14:paraId="5FA23086" w14:textId="2937AC3A" w:rsidR="00C56A60" w:rsidRDefault="00551482" w:rsidP="00551482">
            <w:ins w:id="25" w:author="KSpinola" w:date="2020-07-23T19:49:00Z">
              <w:r>
                <w:t xml:space="preserve">We propose to analyse existing EHR and staff records data to reconstruct patterns of movement and interaction, and </w:t>
              </w:r>
            </w:ins>
            <w:ins w:id="26" w:author="NMG" w:date="2020-07-28T17:21:00Z">
              <w:r w:rsidR="000857F7">
                <w:t>by</w:t>
              </w:r>
            </w:ins>
            <w:ins w:id="27" w:author="KSpinola" w:date="2020-07-23T19:49:00Z">
              <w:r>
                <w:t xml:space="preserve"> adding </w:t>
              </w:r>
              <w:del w:id="28" w:author="Ed Manley" w:date="2025-10-03T16:20:00Z" w16du:dateUtc="2025-10-03T15:20:00Z">
                <w:r w:rsidDel="00046847">
                  <w:delText>COVID-19</w:delText>
                </w:r>
              </w:del>
            </w:ins>
            <w:ins w:id="29" w:author="Ed Manley" w:date="2025-10-03T16:20:00Z" w16du:dateUtc="2025-10-03T15:20:00Z">
              <w:r w:rsidR="00046847">
                <w:t>disease</w:t>
              </w:r>
            </w:ins>
            <w:ins w:id="30" w:author="KSpinola" w:date="2020-07-23T19:49:00Z">
              <w:r>
                <w:t xml:space="preserve"> testing status data, to track back cases of possible no</w:t>
              </w:r>
            </w:ins>
            <w:ins w:id="31" w:author="NMG" w:date="2020-07-28T17:21:00Z">
              <w:r w:rsidR="000857F7">
                <w:t>s</w:t>
              </w:r>
            </w:ins>
            <w:ins w:id="32" w:author="KSpinola" w:date="2020-07-23T19:49:00Z">
              <w:r>
                <w:t xml:space="preserve">ocomial viral </w:t>
              </w:r>
              <w:r>
                <w:lastRenderedPageBreak/>
                <w:t xml:space="preserve">transmission. To achieve this, we require access to data on interactions from EHR data, and movements from staff card access logs and working rotas. As such, personal data will be collected in the form of rough location data within the hospital and testing status data. All data will be analysed within the UCLH </w:t>
              </w:r>
              <w:proofErr w:type="gramStart"/>
              <w:r>
                <w:t>network, and</w:t>
              </w:r>
              <w:proofErr w:type="gramEnd"/>
              <w:r>
                <w:t xml:space="preserve"> not processed elsewhere. All individuals will be </w:t>
              </w:r>
              <w:del w:id="33" w:author="Ed Manley" w:date="2025-10-06T14:53:00Z" w16du:dateUtc="2025-10-06T13:53:00Z">
                <w:r w:rsidDel="00225773">
                  <w:delText>anonymised</w:delText>
                </w:r>
              </w:del>
            </w:ins>
            <w:ins w:id="34" w:author="Ed Manley" w:date="2025-10-06T14:53:00Z" w16du:dateUtc="2025-10-06T13:53:00Z">
              <w:r w:rsidR="00225773">
                <w:t>pseudonymised</w:t>
              </w:r>
            </w:ins>
            <w:ins w:id="35" w:author="Ed Manley" w:date="2025-10-06T14:52:00Z" w16du:dateUtc="2025-10-06T13:52:00Z">
              <w:r w:rsidR="00781E2B">
                <w:t>, with</w:t>
              </w:r>
            </w:ins>
            <w:ins w:id="36" w:author="Ed Manley" w:date="2025-10-06T14:53:00Z" w16du:dateUtc="2025-10-06T13:53:00Z">
              <w:r w:rsidR="00225773">
                <w:t xml:space="preserve"> all personal </w:t>
              </w:r>
            </w:ins>
            <w:ins w:id="37" w:author="Ed Manley" w:date="2025-10-06T14:54:00Z" w16du:dateUtc="2025-10-06T13:54:00Z">
              <w:r w:rsidR="00225773">
                <w:t>identifying information removed except for</w:t>
              </w:r>
            </w:ins>
            <w:ins w:id="38" w:author="Ed Manley" w:date="2025-10-06T14:52:00Z" w16du:dateUtc="2025-10-06T13:52:00Z">
              <w:r w:rsidR="00781E2B">
                <w:t xml:space="preserve"> a singular linking identifier</w:t>
              </w:r>
            </w:ins>
            <w:ins w:id="39" w:author="Ed Manley" w:date="2025-10-06T14:54:00Z" w16du:dateUtc="2025-10-06T13:54:00Z">
              <w:r w:rsidR="00225773">
                <w:t>.</w:t>
              </w:r>
            </w:ins>
            <w:ins w:id="40" w:author="KSpinola" w:date="2020-07-23T19:49:00Z">
              <w:del w:id="41" w:author="Ed Manley" w:date="2025-10-06T14:44:00Z" w16du:dateUtc="2025-10-06T13:44:00Z">
                <w:r w:rsidDel="007C2878">
                  <w:delText xml:space="preserve"> barring a subset of staff who will be linked to other survey work on the SAFER study, who will be pseudonymised</w:delText>
                </w:r>
              </w:del>
              <w:del w:id="42" w:author="Ed Manley" w:date="2025-10-06T14:54:00Z" w16du:dateUtc="2025-10-06T13:54:00Z">
                <w:r w:rsidDel="00225773">
                  <w:delText>.</w:delText>
                </w:r>
              </w:del>
            </w:ins>
          </w:p>
          <w:p w14:paraId="7F2033E6" w14:textId="2988A84F" w:rsidR="003E2386" w:rsidRPr="00966B8F" w:rsidRDefault="00966B8F" w:rsidP="00551482">
            <w:r>
              <w:t>This work also covers the research wing of the project.</w:t>
            </w:r>
          </w:p>
        </w:tc>
      </w:tr>
      <w:tr w:rsidR="00C56A60" w14:paraId="2A6E0829" w14:textId="77777777" w:rsidTr="04825214">
        <w:tc>
          <w:tcPr>
            <w:tcW w:w="4536" w:type="dxa"/>
            <w:tcBorders>
              <w:top w:val="nil"/>
              <w:left w:val="nil"/>
              <w:bottom w:val="nil"/>
              <w:right w:val="nil"/>
            </w:tcBorders>
            <w:shd w:val="clear" w:color="auto" w:fill="8EAADB" w:themeFill="accent1" w:themeFillTint="99"/>
          </w:tcPr>
          <w:p w14:paraId="29F2CAF2" w14:textId="77777777" w:rsidR="00C56A60" w:rsidRPr="000D5F65" w:rsidRDefault="00C56A60" w:rsidP="00456934">
            <w:pPr>
              <w:rPr>
                <w:b/>
                <w:sz w:val="22"/>
                <w:szCs w:val="22"/>
              </w:rPr>
            </w:pPr>
            <w:r w:rsidRPr="000D5F65">
              <w:rPr>
                <w:b/>
                <w:sz w:val="22"/>
                <w:szCs w:val="22"/>
              </w:rPr>
              <w:lastRenderedPageBreak/>
              <w:t>Expected Delivery Date</w:t>
            </w:r>
          </w:p>
        </w:tc>
        <w:tc>
          <w:tcPr>
            <w:tcW w:w="4678" w:type="dxa"/>
          </w:tcPr>
          <w:p w14:paraId="62607B7B" w14:textId="0F255C16" w:rsidR="00C56A60" w:rsidRDefault="00551482" w:rsidP="00456934">
            <w:ins w:id="43" w:author="KSpinola" w:date="2020-07-23T19:50:00Z">
              <w:r w:rsidRPr="00551482">
                <w:t>31/10/202</w:t>
              </w:r>
            </w:ins>
            <w:ins w:id="44" w:author="Ed Manley" w:date="2025-10-03T16:20:00Z" w16du:dateUtc="2025-10-03T15:20:00Z">
              <w:r w:rsidR="00EF2317">
                <w:t>6</w:t>
              </w:r>
            </w:ins>
            <w:ins w:id="45" w:author="KSpinola" w:date="2020-07-23T19:50:00Z">
              <w:del w:id="46" w:author="Ed Manley" w:date="2025-10-03T16:20:00Z" w16du:dateUtc="2025-10-03T15:20:00Z">
                <w:r w:rsidRPr="00551482" w:rsidDel="00EF2317">
                  <w:delText>1</w:delText>
                </w:r>
              </w:del>
            </w:ins>
          </w:p>
        </w:tc>
      </w:tr>
      <w:tr w:rsidR="00C56A60" w14:paraId="3B534E3B" w14:textId="77777777" w:rsidTr="04825214">
        <w:tc>
          <w:tcPr>
            <w:tcW w:w="4536" w:type="dxa"/>
            <w:tcBorders>
              <w:top w:val="nil"/>
              <w:left w:val="nil"/>
              <w:bottom w:val="nil"/>
              <w:right w:val="nil"/>
            </w:tcBorders>
            <w:shd w:val="clear" w:color="auto" w:fill="8EAADB" w:themeFill="accent1" w:themeFillTint="99"/>
          </w:tcPr>
          <w:p w14:paraId="5A3BC4A4" w14:textId="77777777" w:rsidR="00C56A60" w:rsidRDefault="00C56A60" w:rsidP="00456934"/>
        </w:tc>
        <w:tc>
          <w:tcPr>
            <w:tcW w:w="4678" w:type="dxa"/>
          </w:tcPr>
          <w:p w14:paraId="41F3A6D0" w14:textId="77777777" w:rsidR="00C56A60" w:rsidRDefault="00C56A60" w:rsidP="00456934"/>
        </w:tc>
      </w:tr>
      <w:tr w:rsidR="00C56A60" w14:paraId="14EFCA68" w14:textId="77777777" w:rsidTr="04825214">
        <w:tc>
          <w:tcPr>
            <w:tcW w:w="4536" w:type="dxa"/>
            <w:tcBorders>
              <w:top w:val="nil"/>
              <w:left w:val="nil"/>
              <w:bottom w:val="nil"/>
              <w:right w:val="nil"/>
            </w:tcBorders>
            <w:shd w:val="clear" w:color="auto" w:fill="8EAADB" w:themeFill="accent1" w:themeFillTint="99"/>
          </w:tcPr>
          <w:p w14:paraId="05ED1104" w14:textId="77777777" w:rsidR="00C56A60" w:rsidRPr="000D5F65" w:rsidRDefault="00C56A60" w:rsidP="00456934">
            <w:pPr>
              <w:rPr>
                <w:b/>
                <w:sz w:val="22"/>
                <w:szCs w:val="22"/>
              </w:rPr>
            </w:pPr>
            <w:r w:rsidRPr="000D5F65">
              <w:rPr>
                <w:b/>
                <w:sz w:val="22"/>
                <w:szCs w:val="22"/>
              </w:rPr>
              <w:t xml:space="preserve">Will the </w:t>
            </w:r>
            <w:r>
              <w:rPr>
                <w:b/>
                <w:sz w:val="22"/>
                <w:szCs w:val="22"/>
              </w:rPr>
              <w:t>programme</w:t>
            </w:r>
            <w:r w:rsidRPr="000D5F65">
              <w:rPr>
                <w:b/>
                <w:sz w:val="22"/>
                <w:szCs w:val="22"/>
              </w:rPr>
              <w:t xml:space="preserve"> involve the processing of/have any impact on personal information about patients and/or colleagues?  </w:t>
            </w:r>
          </w:p>
        </w:tc>
        <w:tc>
          <w:tcPr>
            <w:tcW w:w="4678" w:type="dxa"/>
          </w:tcPr>
          <w:p w14:paraId="4649B69F" w14:textId="135D535D" w:rsidR="00C56A60" w:rsidRDefault="00551482" w:rsidP="00456934">
            <w:ins w:id="47" w:author="KSpinola" w:date="2020-07-23T19:50:00Z">
              <w:r>
                <w:t>Yes</w:t>
              </w:r>
            </w:ins>
            <w:ins w:id="48" w:author="KSpinola" w:date="2020-07-23T19:51:00Z">
              <w:r>
                <w:t xml:space="preserve">, health and </w:t>
              </w:r>
            </w:ins>
            <w:ins w:id="49" w:author="Jared Wilson-Aggarwal" w:date="2020-07-31T13:19:00Z">
              <w:r w:rsidR="576CC893">
                <w:t xml:space="preserve">within hospital </w:t>
              </w:r>
            </w:ins>
            <w:ins w:id="50" w:author="KSpinola" w:date="2020-07-23T19:51:00Z">
              <w:r>
                <w:t>location data of staff and patients</w:t>
              </w:r>
            </w:ins>
          </w:p>
        </w:tc>
      </w:tr>
      <w:tr w:rsidR="00C56A60" w14:paraId="6915825D" w14:textId="77777777" w:rsidTr="04825214">
        <w:tc>
          <w:tcPr>
            <w:tcW w:w="4536" w:type="dxa"/>
            <w:tcBorders>
              <w:top w:val="nil"/>
              <w:left w:val="nil"/>
              <w:bottom w:val="nil"/>
              <w:right w:val="nil"/>
            </w:tcBorders>
            <w:shd w:val="clear" w:color="auto" w:fill="8EAADB" w:themeFill="accent1" w:themeFillTint="99"/>
          </w:tcPr>
          <w:p w14:paraId="4E34A6B0" w14:textId="77777777" w:rsidR="00C56A60" w:rsidRPr="000D5F65" w:rsidRDefault="00C56A60" w:rsidP="00456934">
            <w:pPr>
              <w:rPr>
                <w:b/>
                <w:sz w:val="22"/>
                <w:szCs w:val="22"/>
              </w:rPr>
            </w:pPr>
            <w:r>
              <w:rPr>
                <w:b/>
                <w:sz w:val="22"/>
                <w:szCs w:val="22"/>
              </w:rPr>
              <w:t>How many individuals will be impacted by the programme?</w:t>
            </w:r>
          </w:p>
        </w:tc>
        <w:tc>
          <w:tcPr>
            <w:tcW w:w="4678" w:type="dxa"/>
          </w:tcPr>
          <w:p w14:paraId="54EB7C89" w14:textId="151311C4" w:rsidR="00C56A60" w:rsidRDefault="00D0414A" w:rsidP="4A914D51">
            <w:pPr>
              <w:spacing w:line="259" w:lineRule="auto"/>
              <w:rPr>
                <w:rFonts w:ascii="Calibri" w:eastAsia="Calibri" w:hAnsi="Calibri" w:cs="Calibri"/>
                <w:sz w:val="22"/>
                <w:szCs w:val="22"/>
              </w:rPr>
            </w:pPr>
            <w:commentRangeStart w:id="51"/>
            <w:commentRangeStart w:id="52"/>
            <w:ins w:id="53" w:author="KSpinola" w:date="2020-07-23T20:15:00Z">
              <w:del w:id="54" w:author="Jared Wilson-Aggarwal" w:date="2020-07-31T15:19:00Z">
                <w:r w:rsidDel="00D0414A">
                  <w:delText>2</w:delText>
                </w:r>
              </w:del>
            </w:ins>
            <w:ins w:id="55" w:author="KSpinola" w:date="2020-07-23T19:51:00Z">
              <w:del w:id="56" w:author="Jared Wilson-Aggarwal" w:date="2020-07-31T15:19:00Z">
                <w:r w:rsidDel="00D0414A">
                  <w:delText>00</w:delText>
                </w:r>
              </w:del>
            </w:ins>
            <w:commentRangeEnd w:id="51"/>
            <w:r>
              <w:rPr>
                <w:rStyle w:val="CommentReference"/>
              </w:rPr>
              <w:commentReference w:id="51"/>
            </w:r>
            <w:commentRangeEnd w:id="52"/>
            <w:r>
              <w:rPr>
                <w:rStyle w:val="CommentReference"/>
              </w:rPr>
              <w:commentReference w:id="52"/>
            </w:r>
            <w:ins w:id="57" w:author="Jared Wilson-Aggarwal" w:date="2020-07-31T15:19:00Z">
              <w:r w:rsidR="26C62060">
                <w:t>All</w:t>
              </w:r>
              <w:r w:rsidR="26C62060" w:rsidRPr="04825214">
                <w:rPr>
                  <w:rFonts w:ascii="Calibri" w:eastAsia="Calibri" w:hAnsi="Calibri" w:cs="Calibri"/>
                  <w:sz w:val="22"/>
                  <w:szCs w:val="22"/>
                </w:rPr>
                <w:t xml:space="preserve"> staff</w:t>
              </w:r>
            </w:ins>
            <w:ins w:id="58" w:author="Jared Wilson-Aggarwal" w:date="2020-07-31T15:27:00Z">
              <w:r w:rsidR="4F2EAC6C" w:rsidRPr="04825214">
                <w:rPr>
                  <w:rFonts w:ascii="Calibri" w:eastAsia="Calibri" w:hAnsi="Calibri" w:cs="Calibri"/>
                  <w:sz w:val="22"/>
                  <w:szCs w:val="22"/>
                </w:rPr>
                <w:t xml:space="preserve"> </w:t>
              </w:r>
              <w:r w:rsidR="4F2EAC6C">
                <w:t>(~</w:t>
              </w:r>
              <w:r w:rsidR="4F2EAC6C" w:rsidRPr="04825214">
                <w:rPr>
                  <w:rFonts w:ascii="Calibri" w:eastAsia="Calibri" w:hAnsi="Calibri" w:cs="Calibri"/>
                  <w:sz w:val="22"/>
                  <w:szCs w:val="22"/>
                </w:rPr>
                <w:t>9000)</w:t>
              </w:r>
            </w:ins>
            <w:ins w:id="59" w:author="Jared Wilson-Aggarwal" w:date="2020-07-31T15:19:00Z">
              <w:r w:rsidR="26C62060" w:rsidRPr="04825214">
                <w:rPr>
                  <w:rFonts w:ascii="Calibri" w:eastAsia="Calibri" w:hAnsi="Calibri" w:cs="Calibri"/>
                  <w:sz w:val="22"/>
                  <w:szCs w:val="22"/>
                </w:rPr>
                <w:t xml:space="preserve"> </w:t>
              </w:r>
            </w:ins>
            <w:ins w:id="60" w:author="Jared Wilson-Aggarwal" w:date="2020-07-31T15:26:00Z">
              <w:r w:rsidR="39CF09C9" w:rsidRPr="04825214">
                <w:rPr>
                  <w:rFonts w:ascii="Calibri" w:eastAsia="Calibri" w:hAnsi="Calibri" w:cs="Calibri"/>
                  <w:sz w:val="22"/>
                  <w:szCs w:val="22"/>
                </w:rPr>
                <w:t>and</w:t>
              </w:r>
            </w:ins>
            <w:ins w:id="61" w:author="Jared Wilson-Aggarwal" w:date="2020-07-31T15:27:00Z">
              <w:r w:rsidR="39CF09C9" w:rsidRPr="04825214">
                <w:rPr>
                  <w:rFonts w:ascii="Calibri" w:eastAsia="Calibri" w:hAnsi="Calibri" w:cs="Calibri"/>
                  <w:sz w:val="22"/>
                  <w:szCs w:val="22"/>
                </w:rPr>
                <w:t xml:space="preserve"> patients </w:t>
              </w:r>
            </w:ins>
            <w:ins w:id="62" w:author="Jared Wilson-Aggarwal" w:date="2020-07-31T15:19:00Z">
              <w:r w:rsidR="26C62060" w:rsidRPr="04825214">
                <w:rPr>
                  <w:rFonts w:ascii="Calibri" w:eastAsia="Calibri" w:hAnsi="Calibri" w:cs="Calibri"/>
                  <w:sz w:val="22"/>
                  <w:szCs w:val="22"/>
                </w:rPr>
                <w:t>at UCLH</w:t>
              </w:r>
            </w:ins>
            <w:ins w:id="63" w:author="Edward Manley" w:date="2020-08-04T09:56:00Z">
              <w:r w:rsidR="006D1ACD">
                <w:rPr>
                  <w:rFonts w:ascii="Calibri" w:eastAsia="Calibri" w:hAnsi="Calibri" w:cs="Calibri"/>
                  <w:sz w:val="22"/>
                  <w:szCs w:val="22"/>
                </w:rPr>
                <w:t xml:space="preserve">. </w:t>
              </w:r>
              <w:del w:id="64" w:author="Ed Manley" w:date="2025-10-06T14:46:00Z" w16du:dateUtc="2025-10-06T13:46:00Z">
                <w:r w:rsidR="006D1ACD" w:rsidDel="007C2878">
                  <w:rPr>
                    <w:rFonts w:ascii="Calibri" w:eastAsia="Calibri" w:hAnsi="Calibri" w:cs="Calibri"/>
                    <w:sz w:val="22"/>
                    <w:szCs w:val="22"/>
                  </w:rPr>
                  <w:delText>A</w:delText>
                </w:r>
              </w:del>
            </w:ins>
            <w:ins w:id="65" w:author="Edward Manley" w:date="2020-08-04T09:57:00Z">
              <w:del w:id="66" w:author="Ed Manley" w:date="2025-10-06T14:46:00Z" w16du:dateUtc="2025-10-06T13:46:00Z">
                <w:r w:rsidR="00521F77" w:rsidDel="007C2878">
                  <w:rPr>
                    <w:rFonts w:ascii="Calibri" w:eastAsia="Calibri" w:hAnsi="Calibri" w:cs="Calibri"/>
                    <w:sz w:val="22"/>
                    <w:szCs w:val="22"/>
                  </w:rPr>
                  <w:delText xml:space="preserve"> small</w:delText>
                </w:r>
              </w:del>
            </w:ins>
            <w:ins w:id="67" w:author="Edward Manley" w:date="2020-08-04T09:56:00Z">
              <w:del w:id="68" w:author="Ed Manley" w:date="2025-10-06T14:46:00Z" w16du:dateUtc="2025-10-06T13:46:00Z">
                <w:r w:rsidR="006D1ACD" w:rsidDel="007C2878">
                  <w:rPr>
                    <w:rFonts w:ascii="Calibri" w:eastAsia="Calibri" w:hAnsi="Calibri" w:cs="Calibri"/>
                    <w:sz w:val="22"/>
                    <w:szCs w:val="22"/>
                  </w:rPr>
                  <w:delText xml:space="preserve"> subset </w:delText>
                </w:r>
              </w:del>
            </w:ins>
            <w:ins w:id="69" w:author="Edward Manley" w:date="2020-08-04T09:57:00Z">
              <w:del w:id="70" w:author="Ed Manley" w:date="2025-10-06T14:46:00Z" w16du:dateUtc="2025-10-06T13:46:00Z">
                <w:r w:rsidR="006D1ACD" w:rsidDel="007C2878">
                  <w:rPr>
                    <w:rFonts w:ascii="Calibri" w:eastAsia="Calibri" w:hAnsi="Calibri" w:cs="Calibri"/>
                    <w:sz w:val="22"/>
                    <w:szCs w:val="22"/>
                  </w:rPr>
                  <w:delText>of staff will be enrolled in the wider SAFER study programme, relating to approximately 200 staff.</w:delText>
                </w:r>
              </w:del>
            </w:ins>
          </w:p>
        </w:tc>
      </w:tr>
    </w:tbl>
    <w:p w14:paraId="12F0DD1B" w14:textId="77777777" w:rsidR="005556B6" w:rsidRDefault="005556B6" w:rsidP="00C56A60">
      <w:pPr>
        <w:pStyle w:val="Heading1"/>
      </w:pPr>
      <w:bookmarkStart w:id="71" w:name="_Toc4408148"/>
    </w:p>
    <w:p w14:paraId="018E6D0A" w14:textId="77777777" w:rsidR="005556B6" w:rsidRDefault="005556B6">
      <w:pPr>
        <w:spacing w:before="0" w:after="0"/>
        <w:rPr>
          <w:rFonts w:asciiTheme="majorHAnsi" w:eastAsiaTheme="majorEastAsia" w:hAnsiTheme="majorHAnsi" w:cstheme="majorBidi"/>
          <w:color w:val="2F5496" w:themeColor="accent1" w:themeShade="BF"/>
          <w:sz w:val="32"/>
          <w:szCs w:val="32"/>
        </w:rPr>
      </w:pPr>
      <w:r>
        <w:br w:type="page"/>
      </w:r>
    </w:p>
    <w:p w14:paraId="79370784" w14:textId="4A03F782" w:rsidR="00C56A60" w:rsidRDefault="00BF38AD" w:rsidP="00C56A60">
      <w:pPr>
        <w:pStyle w:val="Heading1"/>
      </w:pPr>
      <w:r>
        <w:lastRenderedPageBreak/>
        <w:t>Stage</w:t>
      </w:r>
      <w:r w:rsidR="005556B6">
        <w:t xml:space="preserve"> 2: </w:t>
      </w:r>
      <w:r w:rsidR="00C56A60">
        <w:t>Risk assessment</w:t>
      </w:r>
      <w:bookmarkEnd w:id="71"/>
    </w:p>
    <w:p w14:paraId="4F285C12" w14:textId="4F5DCC93" w:rsidR="00C56A60" w:rsidRPr="007E0662" w:rsidRDefault="00C56A60" w:rsidP="00C56A60">
      <w:r>
        <w:t>This section relates to the risk assessment with regards data protection and the need to conduct the DPIA.</w:t>
      </w:r>
    </w:p>
    <w:tbl>
      <w:tblPr>
        <w:tblW w:w="9796" w:type="dxa"/>
        <w:shd w:val="clear" w:color="auto" w:fill="8EAADB" w:themeFill="accent1" w:themeFillTint="99"/>
        <w:tblLook w:val="04A0" w:firstRow="1" w:lastRow="0" w:firstColumn="1" w:lastColumn="0" w:noHBand="0" w:noVBand="1"/>
      </w:tblPr>
      <w:tblGrid>
        <w:gridCol w:w="1112"/>
        <w:gridCol w:w="1112"/>
        <w:gridCol w:w="1112"/>
        <w:gridCol w:w="1112"/>
        <w:gridCol w:w="2872"/>
        <w:gridCol w:w="1209"/>
        <w:gridCol w:w="1267"/>
      </w:tblGrid>
      <w:tr w:rsidR="00C56A60" w:rsidRPr="006D4C8F" w14:paraId="577B5802" w14:textId="77777777" w:rsidTr="04825214">
        <w:trPr>
          <w:trHeight w:val="380"/>
        </w:trPr>
        <w:tc>
          <w:tcPr>
            <w:tcW w:w="9796" w:type="dxa"/>
            <w:gridSpan w:val="7"/>
            <w:tcBorders>
              <w:top w:val="nil"/>
              <w:left w:val="nil"/>
              <w:bottom w:val="nil"/>
              <w:right w:val="nil"/>
            </w:tcBorders>
            <w:shd w:val="clear" w:color="auto" w:fill="8EAADB" w:themeFill="accent1" w:themeFillTint="99"/>
            <w:noWrap/>
            <w:hideMark/>
          </w:tcPr>
          <w:p w14:paraId="5A6107F6" w14:textId="404760AD" w:rsidR="00C56A60" w:rsidRPr="006D4C8F" w:rsidRDefault="00C56A60" w:rsidP="00456934">
            <w:pPr>
              <w:spacing w:before="0" w:after="0"/>
              <w:rPr>
                <w:rFonts w:ascii="Calibri" w:eastAsia="Times New Roman" w:hAnsi="Calibri" w:cs="Calibri"/>
                <w:color w:val="000000"/>
                <w:sz w:val="22"/>
                <w:szCs w:val="22"/>
              </w:rPr>
            </w:pPr>
            <w:r w:rsidRPr="04825214">
              <w:rPr>
                <w:rFonts w:ascii="Calibri" w:eastAsia="Times New Roman" w:hAnsi="Calibri" w:cs="Calibri"/>
                <w:color w:val="000000" w:themeColor="text1"/>
                <w:sz w:val="22"/>
                <w:szCs w:val="22"/>
              </w:rPr>
              <w:t>1. Will the programme involve the collection of new information about individuals?</w:t>
            </w:r>
            <w:ins w:id="72" w:author="KSpinola" w:date="2020-07-23T19:52:00Z">
              <w:r w:rsidR="00551482" w:rsidRPr="04825214">
                <w:rPr>
                  <w:rFonts w:ascii="Calibri" w:eastAsia="Times New Roman" w:hAnsi="Calibri" w:cs="Calibri"/>
                  <w:color w:val="000000" w:themeColor="text1"/>
                  <w:sz w:val="22"/>
                  <w:szCs w:val="22"/>
                </w:rPr>
                <w:t xml:space="preserve"> No</w:t>
              </w:r>
            </w:ins>
            <w:del w:id="73" w:author="Ed Manley" w:date="2025-10-06T14:43:00Z" w16du:dateUtc="2025-10-06T13:43:00Z">
              <w:r w:rsidR="34756BF3" w:rsidRPr="04825214" w:rsidDel="007C2878">
                <w:rPr>
                  <w:rFonts w:ascii="Calibri" w:eastAsia="Times New Roman" w:hAnsi="Calibri" w:cs="Calibri"/>
                  <w:color w:val="000000" w:themeColor="text1"/>
                  <w:sz w:val="22"/>
                  <w:szCs w:val="22"/>
                </w:rPr>
                <w:delText xml:space="preserve"> </w:delText>
              </w:r>
              <w:commentRangeStart w:id="74"/>
              <w:commentRangeStart w:id="75"/>
              <w:r w:rsidR="34756BF3" w:rsidRPr="04825214" w:rsidDel="007C2878">
                <w:rPr>
                  <w:rFonts w:ascii="Calibri" w:eastAsia="Times New Roman" w:hAnsi="Calibri" w:cs="Calibri"/>
                  <w:color w:val="000000" w:themeColor="text1"/>
                  <w:sz w:val="22"/>
                  <w:szCs w:val="22"/>
                </w:rPr>
                <w:delText>but the research questionnaire part will</w:delText>
              </w:r>
              <w:commentRangeEnd w:id="74"/>
              <w:r w:rsidDel="007C2878">
                <w:rPr>
                  <w:rStyle w:val="CommentReference"/>
                </w:rPr>
                <w:commentReference w:id="74"/>
              </w:r>
              <w:commentRangeEnd w:id="75"/>
              <w:r w:rsidR="0025428F" w:rsidDel="007C2878">
                <w:rPr>
                  <w:rStyle w:val="CommentReference"/>
                </w:rPr>
                <w:commentReference w:id="75"/>
              </w:r>
            </w:del>
          </w:p>
        </w:tc>
      </w:tr>
      <w:tr w:rsidR="00C56A60" w:rsidRPr="006D4C8F" w14:paraId="4E1207AB" w14:textId="77777777" w:rsidTr="04825214">
        <w:trPr>
          <w:trHeight w:val="380"/>
        </w:trPr>
        <w:tc>
          <w:tcPr>
            <w:tcW w:w="9796" w:type="dxa"/>
            <w:gridSpan w:val="7"/>
            <w:tcBorders>
              <w:top w:val="nil"/>
              <w:left w:val="nil"/>
              <w:bottom w:val="nil"/>
              <w:right w:val="nil"/>
            </w:tcBorders>
            <w:shd w:val="clear" w:color="auto" w:fill="8EAADB" w:themeFill="accent1" w:themeFillTint="99"/>
            <w:noWrap/>
            <w:hideMark/>
          </w:tcPr>
          <w:p w14:paraId="31EC374B" w14:textId="5F68DB2C" w:rsidR="00C56A60" w:rsidRPr="006D4C8F" w:rsidRDefault="00C56A60" w:rsidP="00456934">
            <w:pPr>
              <w:spacing w:before="0" w:after="0"/>
              <w:rPr>
                <w:rFonts w:ascii="Calibri" w:eastAsia="Times New Roman" w:hAnsi="Calibri" w:cs="Calibri"/>
                <w:b/>
                <w:color w:val="000000"/>
                <w:sz w:val="22"/>
                <w:szCs w:val="22"/>
              </w:rPr>
            </w:pPr>
          </w:p>
        </w:tc>
      </w:tr>
      <w:tr w:rsidR="00C56A60" w:rsidRPr="006D4C8F" w14:paraId="205B39D9" w14:textId="77777777" w:rsidTr="04825214">
        <w:trPr>
          <w:trHeight w:val="300"/>
        </w:trPr>
        <w:tc>
          <w:tcPr>
            <w:tcW w:w="9796" w:type="dxa"/>
            <w:gridSpan w:val="7"/>
            <w:vMerge w:val="restart"/>
            <w:tcBorders>
              <w:top w:val="nil"/>
              <w:left w:val="nil"/>
              <w:bottom w:val="nil"/>
              <w:right w:val="nil"/>
            </w:tcBorders>
            <w:shd w:val="clear" w:color="auto" w:fill="8EAADB" w:themeFill="accent1" w:themeFillTint="99"/>
            <w:hideMark/>
          </w:tcPr>
          <w:p w14:paraId="24BD19A4" w14:textId="55241DF7" w:rsidR="00C56A60" w:rsidRDefault="00C56A60" w:rsidP="00456934">
            <w:pPr>
              <w:spacing w:before="0" w:after="0"/>
              <w:rPr>
                <w:rFonts w:ascii="Calibri" w:eastAsia="Times New Roman" w:hAnsi="Calibri" w:cs="Calibri"/>
                <w:color w:val="000000"/>
                <w:sz w:val="22"/>
                <w:szCs w:val="22"/>
              </w:rPr>
            </w:pPr>
            <w:r w:rsidRPr="4A914D51">
              <w:rPr>
                <w:rFonts w:ascii="Calibri" w:eastAsia="Times New Roman" w:hAnsi="Calibri" w:cs="Calibri"/>
                <w:color w:val="000000" w:themeColor="text1"/>
                <w:sz w:val="22"/>
                <w:szCs w:val="22"/>
              </w:rPr>
              <w:t>2. Will the programme compel individuals to provide information about themselves?</w:t>
            </w:r>
            <w:ins w:id="76" w:author="Jared Wilson-Aggarwal" w:date="2020-07-31T15:32:00Z">
              <w:r w:rsidR="7A9AA437" w:rsidRPr="4A914D51">
                <w:rPr>
                  <w:rFonts w:ascii="Calibri" w:eastAsia="Times New Roman" w:hAnsi="Calibri" w:cs="Calibri"/>
                  <w:color w:val="000000" w:themeColor="text1"/>
                  <w:sz w:val="22"/>
                  <w:szCs w:val="22"/>
                </w:rPr>
                <w:t xml:space="preserve"> </w:t>
              </w:r>
            </w:ins>
            <w:ins w:id="77" w:author="KSpinola" w:date="2020-07-23T19:52:00Z">
              <w:r w:rsidR="00551482" w:rsidRPr="4A914D51">
                <w:rPr>
                  <w:rFonts w:ascii="Calibri" w:eastAsia="Times New Roman" w:hAnsi="Calibri" w:cs="Calibri"/>
                  <w:color w:val="000000" w:themeColor="text1"/>
                  <w:sz w:val="22"/>
                  <w:szCs w:val="22"/>
                </w:rPr>
                <w:t>No</w:t>
              </w:r>
            </w:ins>
            <w:r w:rsidR="1CEBF056" w:rsidRPr="4A914D51">
              <w:rPr>
                <w:rFonts w:ascii="Calibri" w:eastAsia="Times New Roman" w:hAnsi="Calibri" w:cs="Calibri"/>
                <w:color w:val="000000" w:themeColor="text1"/>
                <w:sz w:val="22"/>
                <w:szCs w:val="22"/>
              </w:rPr>
              <w:t xml:space="preserve"> </w:t>
            </w:r>
            <w:commentRangeStart w:id="78"/>
            <w:del w:id="79" w:author="Ed Manley" w:date="2025-10-06T14:43:00Z" w16du:dateUtc="2025-10-06T13:43:00Z">
              <w:r w:rsidR="1CEBF056" w:rsidRPr="4A914D51" w:rsidDel="007C2878">
                <w:rPr>
                  <w:rFonts w:ascii="Calibri" w:eastAsia="Times New Roman" w:hAnsi="Calibri" w:cs="Calibri"/>
                  <w:color w:val="000000" w:themeColor="text1"/>
                  <w:sz w:val="22"/>
                  <w:szCs w:val="22"/>
                </w:rPr>
                <w:delText xml:space="preserve">except the questionnaire for staff </w:delText>
              </w:r>
              <w:commentRangeEnd w:id="78"/>
              <w:r w:rsidR="00221C12" w:rsidDel="007C2878">
                <w:rPr>
                  <w:rStyle w:val="CommentReference"/>
                </w:rPr>
                <w:commentReference w:id="78"/>
              </w:r>
            </w:del>
          </w:p>
          <w:p w14:paraId="058D7F59" w14:textId="54AD2337" w:rsidR="00C56A60" w:rsidRPr="006D4C8F" w:rsidRDefault="00C56A60" w:rsidP="00456934">
            <w:pPr>
              <w:spacing w:before="0" w:after="0"/>
              <w:rPr>
                <w:rFonts w:ascii="Calibri" w:eastAsia="Times New Roman" w:hAnsi="Calibri" w:cs="Calibri"/>
                <w:b/>
                <w:color w:val="000000"/>
                <w:sz w:val="22"/>
                <w:szCs w:val="22"/>
              </w:rPr>
            </w:pPr>
          </w:p>
        </w:tc>
      </w:tr>
      <w:tr w:rsidR="00C56A60" w:rsidRPr="006D4C8F" w14:paraId="7ACC8760" w14:textId="77777777" w:rsidTr="04825214">
        <w:trPr>
          <w:trHeight w:val="390"/>
        </w:trPr>
        <w:tc>
          <w:tcPr>
            <w:tcW w:w="9796" w:type="dxa"/>
            <w:gridSpan w:val="7"/>
            <w:vMerge/>
            <w:vAlign w:val="center"/>
            <w:hideMark/>
          </w:tcPr>
          <w:p w14:paraId="66C6FC5E"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7FE5AE1A" w14:textId="77777777" w:rsidTr="04825214">
        <w:trPr>
          <w:trHeight w:val="300"/>
        </w:trPr>
        <w:tc>
          <w:tcPr>
            <w:tcW w:w="9796" w:type="dxa"/>
            <w:gridSpan w:val="7"/>
            <w:vMerge w:val="restart"/>
            <w:tcBorders>
              <w:top w:val="nil"/>
              <w:left w:val="nil"/>
              <w:bottom w:val="nil"/>
              <w:right w:val="nil"/>
            </w:tcBorders>
            <w:shd w:val="clear" w:color="auto" w:fill="8EAADB" w:themeFill="accent1" w:themeFillTint="99"/>
            <w:hideMark/>
          </w:tcPr>
          <w:p w14:paraId="247D8F0D" w14:textId="7BEBEA57" w:rsidR="00C56A60" w:rsidRPr="008E131D" w:rsidRDefault="00C56A60" w:rsidP="00456934">
            <w:pPr>
              <w:spacing w:before="0" w:after="0"/>
              <w:rPr>
                <w:rFonts w:ascii="Calibri" w:eastAsia="Times New Roman" w:hAnsi="Calibri" w:cs="Calibri"/>
                <w:color w:val="000000"/>
                <w:sz w:val="22"/>
                <w:szCs w:val="22"/>
              </w:rPr>
            </w:pPr>
            <w:r w:rsidRPr="04825214">
              <w:rPr>
                <w:rFonts w:ascii="Calibri" w:eastAsia="Times New Roman" w:hAnsi="Calibri" w:cs="Calibri"/>
                <w:color w:val="000000" w:themeColor="text1"/>
                <w:sz w:val="22"/>
                <w:szCs w:val="22"/>
              </w:rPr>
              <w:t>3.  Will information about individuals be disclosed to organisations or people who have not previously had routine access to the information?</w:t>
            </w:r>
            <w:ins w:id="80" w:author="KSpinola" w:date="2020-07-23T19:52:00Z">
              <w:r w:rsidR="00551482" w:rsidRPr="04825214">
                <w:rPr>
                  <w:rFonts w:ascii="Calibri" w:eastAsia="Times New Roman" w:hAnsi="Calibri" w:cs="Calibri"/>
                  <w:color w:val="000000" w:themeColor="text1"/>
                  <w:sz w:val="22"/>
                  <w:szCs w:val="22"/>
                </w:rPr>
                <w:t xml:space="preserve"> Yes</w:t>
              </w:r>
            </w:ins>
            <w:ins w:id="81" w:author="Jared Wilson-Aggarwal" w:date="2020-08-03T10:46:00Z">
              <w:r w:rsidR="16B3C3F4" w:rsidRPr="04825214">
                <w:rPr>
                  <w:rFonts w:ascii="Calibri" w:eastAsia="Times New Roman" w:hAnsi="Calibri" w:cs="Calibri"/>
                  <w:color w:val="000000" w:themeColor="text1"/>
                  <w:sz w:val="22"/>
                  <w:szCs w:val="22"/>
                </w:rPr>
                <w:t xml:space="preserve"> </w:t>
              </w:r>
            </w:ins>
          </w:p>
        </w:tc>
      </w:tr>
      <w:tr w:rsidR="00C56A60" w:rsidRPr="006D4C8F" w14:paraId="3DFEE47D" w14:textId="77777777" w:rsidTr="04825214">
        <w:trPr>
          <w:trHeight w:val="405"/>
        </w:trPr>
        <w:tc>
          <w:tcPr>
            <w:tcW w:w="9796" w:type="dxa"/>
            <w:gridSpan w:val="7"/>
            <w:vMerge/>
            <w:vAlign w:val="center"/>
            <w:hideMark/>
          </w:tcPr>
          <w:p w14:paraId="2955071E"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473BB32C" w14:textId="77777777" w:rsidTr="04825214">
        <w:trPr>
          <w:trHeight w:val="300"/>
        </w:trPr>
        <w:tc>
          <w:tcPr>
            <w:tcW w:w="1112" w:type="dxa"/>
            <w:tcBorders>
              <w:top w:val="nil"/>
              <w:left w:val="nil"/>
              <w:bottom w:val="nil"/>
              <w:right w:val="nil"/>
            </w:tcBorders>
            <w:shd w:val="clear" w:color="auto" w:fill="8EAADB" w:themeFill="accent1" w:themeFillTint="99"/>
            <w:noWrap/>
            <w:vAlign w:val="bottom"/>
            <w:hideMark/>
          </w:tcPr>
          <w:p w14:paraId="76905A09" w14:textId="46783F14" w:rsidR="00C56A60" w:rsidRPr="006D4C8F" w:rsidRDefault="00C56A60" w:rsidP="00456934">
            <w:pPr>
              <w:spacing w:before="0" w:after="0"/>
              <w:rPr>
                <w:rFonts w:ascii="Calibri" w:eastAsia="Times New Roman" w:hAnsi="Calibri" w:cs="Calibri"/>
                <w:color w:val="000000"/>
                <w:sz w:val="22"/>
                <w:szCs w:val="22"/>
              </w:rPr>
            </w:pPr>
          </w:p>
        </w:tc>
        <w:tc>
          <w:tcPr>
            <w:tcW w:w="1112" w:type="dxa"/>
            <w:tcBorders>
              <w:top w:val="nil"/>
              <w:left w:val="nil"/>
              <w:bottom w:val="nil"/>
              <w:right w:val="nil"/>
            </w:tcBorders>
            <w:shd w:val="clear" w:color="auto" w:fill="8EAADB" w:themeFill="accent1" w:themeFillTint="99"/>
            <w:noWrap/>
            <w:vAlign w:val="bottom"/>
            <w:hideMark/>
          </w:tcPr>
          <w:p w14:paraId="1ADB082D"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5FD57864"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1B789090"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2872" w:type="dxa"/>
            <w:tcBorders>
              <w:top w:val="nil"/>
              <w:left w:val="nil"/>
              <w:bottom w:val="nil"/>
              <w:right w:val="nil"/>
            </w:tcBorders>
            <w:shd w:val="clear" w:color="auto" w:fill="8EAADB" w:themeFill="accent1" w:themeFillTint="99"/>
            <w:noWrap/>
            <w:vAlign w:val="bottom"/>
            <w:hideMark/>
          </w:tcPr>
          <w:p w14:paraId="7B4E9DEE"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09" w:type="dxa"/>
            <w:tcBorders>
              <w:top w:val="nil"/>
              <w:left w:val="nil"/>
              <w:bottom w:val="nil"/>
              <w:right w:val="nil"/>
            </w:tcBorders>
            <w:shd w:val="clear" w:color="auto" w:fill="8EAADB" w:themeFill="accent1" w:themeFillTint="99"/>
            <w:noWrap/>
            <w:vAlign w:val="bottom"/>
            <w:hideMark/>
          </w:tcPr>
          <w:p w14:paraId="120DA774"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67" w:type="dxa"/>
            <w:tcBorders>
              <w:top w:val="nil"/>
              <w:left w:val="nil"/>
              <w:bottom w:val="nil"/>
              <w:right w:val="nil"/>
            </w:tcBorders>
            <w:shd w:val="clear" w:color="auto" w:fill="8EAADB" w:themeFill="accent1" w:themeFillTint="99"/>
            <w:noWrap/>
            <w:vAlign w:val="bottom"/>
            <w:hideMark/>
          </w:tcPr>
          <w:p w14:paraId="30DDC783"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r>
      <w:tr w:rsidR="00C56A60" w:rsidRPr="006D4C8F" w14:paraId="526B87A3" w14:textId="77777777" w:rsidTr="04825214">
        <w:trPr>
          <w:trHeight w:val="300"/>
        </w:trPr>
        <w:tc>
          <w:tcPr>
            <w:tcW w:w="9796" w:type="dxa"/>
            <w:gridSpan w:val="7"/>
            <w:vMerge w:val="restart"/>
            <w:tcBorders>
              <w:top w:val="nil"/>
              <w:left w:val="nil"/>
              <w:bottom w:val="nil"/>
              <w:right w:val="nil"/>
            </w:tcBorders>
            <w:shd w:val="clear" w:color="auto" w:fill="8EAADB" w:themeFill="accent1" w:themeFillTint="99"/>
            <w:hideMark/>
          </w:tcPr>
          <w:p w14:paraId="58557CDE" w14:textId="42713A51" w:rsidR="00C56A60" w:rsidRDefault="00C56A60" w:rsidP="00456934">
            <w:pPr>
              <w:spacing w:before="0" w:after="0"/>
              <w:rPr>
                <w:rFonts w:ascii="Calibri" w:eastAsia="Times New Roman" w:hAnsi="Calibri" w:cs="Calibri"/>
                <w:color w:val="000000"/>
                <w:sz w:val="22"/>
                <w:szCs w:val="22"/>
              </w:rPr>
            </w:pPr>
            <w:r w:rsidRPr="4A914D51">
              <w:rPr>
                <w:rFonts w:ascii="Calibri" w:eastAsia="Times New Roman" w:hAnsi="Calibri" w:cs="Calibri"/>
                <w:color w:val="000000" w:themeColor="text1"/>
                <w:sz w:val="22"/>
                <w:szCs w:val="22"/>
              </w:rPr>
              <w:t>4. Are you using information about individuals for a purpose it is not currently used for, or in a way it is not currently used?</w:t>
            </w:r>
            <w:ins w:id="82" w:author="KSpinola" w:date="2020-07-23T19:52:00Z">
              <w:r w:rsidR="00551482" w:rsidRPr="4A914D51">
                <w:rPr>
                  <w:rFonts w:ascii="Calibri" w:eastAsia="Times New Roman" w:hAnsi="Calibri" w:cs="Calibri"/>
                  <w:color w:val="000000" w:themeColor="text1"/>
                  <w:sz w:val="22"/>
                  <w:szCs w:val="22"/>
                </w:rPr>
                <w:t xml:space="preserve"> Yes</w:t>
              </w:r>
            </w:ins>
            <w:ins w:id="83" w:author="Jared Wilson-Aggarwal" w:date="2020-07-31T15:30:00Z">
              <w:r w:rsidR="34634A40" w:rsidRPr="4A914D51">
                <w:rPr>
                  <w:rFonts w:ascii="Calibri" w:eastAsia="Times New Roman" w:hAnsi="Calibri" w:cs="Calibri"/>
                  <w:color w:val="000000" w:themeColor="text1"/>
                  <w:sz w:val="22"/>
                  <w:szCs w:val="22"/>
                </w:rPr>
                <w:t xml:space="preserve">, the data will be used to reconstruct the </w:t>
              </w:r>
            </w:ins>
            <w:ins w:id="84" w:author="Jared Wilson-Aggarwal" w:date="2020-07-31T15:31:00Z">
              <w:r w:rsidR="34634A40" w:rsidRPr="4A914D51">
                <w:rPr>
                  <w:rFonts w:ascii="Calibri" w:eastAsia="Times New Roman" w:hAnsi="Calibri" w:cs="Calibri"/>
                  <w:color w:val="000000" w:themeColor="text1"/>
                  <w:sz w:val="22"/>
                  <w:szCs w:val="22"/>
                </w:rPr>
                <w:t>spatial movements of staff within the hospital and their interactions with</w:t>
              </w:r>
              <w:r w:rsidR="01043AEC" w:rsidRPr="4A914D51">
                <w:rPr>
                  <w:rFonts w:ascii="Calibri" w:eastAsia="Times New Roman" w:hAnsi="Calibri" w:cs="Calibri"/>
                  <w:color w:val="000000" w:themeColor="text1"/>
                  <w:sz w:val="22"/>
                  <w:szCs w:val="22"/>
                </w:rPr>
                <w:t xml:space="preserve"> patients and</w:t>
              </w:r>
              <w:r w:rsidR="34634A40" w:rsidRPr="4A914D51">
                <w:rPr>
                  <w:rFonts w:ascii="Calibri" w:eastAsia="Times New Roman" w:hAnsi="Calibri" w:cs="Calibri"/>
                  <w:color w:val="000000" w:themeColor="text1"/>
                  <w:sz w:val="22"/>
                  <w:szCs w:val="22"/>
                </w:rPr>
                <w:t xml:space="preserve"> other staff.</w:t>
              </w:r>
            </w:ins>
          </w:p>
          <w:p w14:paraId="62A44157" w14:textId="0B290668" w:rsidR="00C56A60" w:rsidRPr="006D4C8F" w:rsidRDefault="00C56A60" w:rsidP="00456934">
            <w:pPr>
              <w:spacing w:before="0" w:after="0"/>
              <w:rPr>
                <w:rFonts w:ascii="Calibri" w:eastAsia="Times New Roman" w:hAnsi="Calibri" w:cs="Calibri"/>
                <w:b/>
                <w:color w:val="000000"/>
                <w:sz w:val="22"/>
                <w:szCs w:val="22"/>
              </w:rPr>
            </w:pPr>
          </w:p>
        </w:tc>
      </w:tr>
      <w:tr w:rsidR="00C56A60" w:rsidRPr="006D4C8F" w14:paraId="538645E2" w14:textId="77777777" w:rsidTr="04825214">
        <w:trPr>
          <w:trHeight w:val="405"/>
        </w:trPr>
        <w:tc>
          <w:tcPr>
            <w:tcW w:w="9796" w:type="dxa"/>
            <w:gridSpan w:val="7"/>
            <w:vMerge/>
            <w:vAlign w:val="center"/>
            <w:hideMark/>
          </w:tcPr>
          <w:p w14:paraId="023F5AAD"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447AFF9A" w14:textId="77777777" w:rsidTr="04825214">
        <w:trPr>
          <w:trHeight w:val="300"/>
        </w:trPr>
        <w:tc>
          <w:tcPr>
            <w:tcW w:w="1112" w:type="dxa"/>
            <w:tcBorders>
              <w:top w:val="nil"/>
              <w:left w:val="nil"/>
              <w:bottom w:val="nil"/>
              <w:right w:val="nil"/>
            </w:tcBorders>
            <w:shd w:val="clear" w:color="auto" w:fill="8EAADB" w:themeFill="accent1" w:themeFillTint="99"/>
            <w:noWrap/>
            <w:vAlign w:val="bottom"/>
            <w:hideMark/>
          </w:tcPr>
          <w:p w14:paraId="6133E14B"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1E56E432"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067D25DD"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0A223EA5"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2872" w:type="dxa"/>
            <w:tcBorders>
              <w:top w:val="nil"/>
              <w:left w:val="nil"/>
              <w:bottom w:val="nil"/>
              <w:right w:val="nil"/>
            </w:tcBorders>
            <w:shd w:val="clear" w:color="auto" w:fill="8EAADB" w:themeFill="accent1" w:themeFillTint="99"/>
            <w:noWrap/>
            <w:vAlign w:val="bottom"/>
            <w:hideMark/>
          </w:tcPr>
          <w:p w14:paraId="5EC9EBA0"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09" w:type="dxa"/>
            <w:tcBorders>
              <w:top w:val="nil"/>
              <w:left w:val="nil"/>
              <w:bottom w:val="nil"/>
              <w:right w:val="nil"/>
            </w:tcBorders>
            <w:shd w:val="clear" w:color="auto" w:fill="8EAADB" w:themeFill="accent1" w:themeFillTint="99"/>
            <w:noWrap/>
            <w:vAlign w:val="bottom"/>
            <w:hideMark/>
          </w:tcPr>
          <w:p w14:paraId="03612EFF"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67" w:type="dxa"/>
            <w:tcBorders>
              <w:top w:val="nil"/>
              <w:left w:val="nil"/>
              <w:bottom w:val="nil"/>
              <w:right w:val="nil"/>
            </w:tcBorders>
            <w:shd w:val="clear" w:color="auto" w:fill="8EAADB" w:themeFill="accent1" w:themeFillTint="99"/>
            <w:noWrap/>
            <w:vAlign w:val="bottom"/>
            <w:hideMark/>
          </w:tcPr>
          <w:p w14:paraId="4254A642"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r>
      <w:tr w:rsidR="00C56A60" w:rsidRPr="006D4C8F" w14:paraId="3D7BADA2" w14:textId="77777777" w:rsidTr="04825214">
        <w:trPr>
          <w:trHeight w:val="300"/>
        </w:trPr>
        <w:tc>
          <w:tcPr>
            <w:tcW w:w="9796" w:type="dxa"/>
            <w:gridSpan w:val="7"/>
            <w:vMerge w:val="restart"/>
            <w:tcBorders>
              <w:top w:val="nil"/>
              <w:left w:val="nil"/>
              <w:bottom w:val="nil"/>
              <w:right w:val="nil"/>
            </w:tcBorders>
            <w:shd w:val="clear" w:color="auto" w:fill="8EAADB" w:themeFill="accent1" w:themeFillTint="99"/>
            <w:hideMark/>
          </w:tcPr>
          <w:p w14:paraId="3DAC97AE" w14:textId="7D0A5C3B" w:rsidR="00C56A60" w:rsidRDefault="00C56A60" w:rsidP="00456934">
            <w:pPr>
              <w:spacing w:before="0" w:after="0"/>
              <w:rPr>
                <w:rFonts w:ascii="Calibri" w:eastAsia="Times New Roman" w:hAnsi="Calibri" w:cs="Calibri"/>
                <w:color w:val="000000"/>
                <w:sz w:val="22"/>
                <w:szCs w:val="22"/>
              </w:rPr>
            </w:pPr>
            <w:r w:rsidRPr="04825214">
              <w:rPr>
                <w:rFonts w:ascii="Calibri" w:eastAsia="Times New Roman" w:hAnsi="Calibri" w:cs="Calibri"/>
                <w:color w:val="000000" w:themeColor="text1"/>
                <w:sz w:val="22"/>
                <w:szCs w:val="22"/>
              </w:rPr>
              <w:t xml:space="preserve">5.  Does the programme involve using new technology which might be perceived as being privacy intruding for example biometrics or facial recognition? </w:t>
            </w:r>
            <w:ins w:id="85" w:author="KSpinola" w:date="2020-07-23T19:53:00Z">
              <w:r w:rsidR="002B0FFA" w:rsidRPr="04825214">
                <w:rPr>
                  <w:rFonts w:ascii="Calibri" w:eastAsia="Times New Roman" w:hAnsi="Calibri" w:cs="Calibri"/>
                  <w:color w:val="000000" w:themeColor="text1"/>
                  <w:sz w:val="22"/>
                  <w:szCs w:val="22"/>
                </w:rPr>
                <w:t>No</w:t>
              </w:r>
            </w:ins>
            <w:ins w:id="86" w:author="Jared Wilson-Aggarwal" w:date="2020-07-31T15:29:00Z">
              <w:r w:rsidR="39892429" w:rsidRPr="04825214">
                <w:rPr>
                  <w:rFonts w:ascii="Calibri" w:eastAsia="Times New Roman" w:hAnsi="Calibri" w:cs="Calibri"/>
                  <w:color w:val="000000" w:themeColor="text1"/>
                  <w:sz w:val="22"/>
                  <w:szCs w:val="22"/>
                </w:rPr>
                <w:t>,</w:t>
              </w:r>
            </w:ins>
            <w:r w:rsidR="2DC98E1D" w:rsidRPr="04825214">
              <w:rPr>
                <w:rFonts w:ascii="Calibri" w:eastAsia="Times New Roman" w:hAnsi="Calibri" w:cs="Calibri"/>
                <w:color w:val="000000" w:themeColor="text1"/>
                <w:sz w:val="22"/>
                <w:szCs w:val="22"/>
              </w:rPr>
              <w:t xml:space="preserve"> </w:t>
            </w:r>
            <w:ins w:id="87" w:author="Jared Wilson-Aggarwal" w:date="2020-07-31T15:29:00Z">
              <w:r w:rsidR="41D55628" w:rsidRPr="04825214">
                <w:rPr>
                  <w:rFonts w:ascii="Calibri" w:eastAsia="Times New Roman" w:hAnsi="Calibri" w:cs="Calibri"/>
                  <w:color w:val="000000" w:themeColor="text1"/>
                  <w:sz w:val="22"/>
                  <w:szCs w:val="22"/>
                </w:rPr>
                <w:t>th</w:t>
              </w:r>
            </w:ins>
            <w:ins w:id="88" w:author="Jared Wilson-Aggarwal" w:date="2020-07-31T15:30:00Z">
              <w:r w:rsidR="41D55628" w:rsidRPr="04825214">
                <w:rPr>
                  <w:rFonts w:ascii="Calibri" w:eastAsia="Times New Roman" w:hAnsi="Calibri" w:cs="Calibri"/>
                  <w:color w:val="000000" w:themeColor="text1"/>
                  <w:sz w:val="22"/>
                  <w:szCs w:val="22"/>
                </w:rPr>
                <w:t xml:space="preserve">e data will be derived from </w:t>
              </w:r>
            </w:ins>
            <w:ins w:id="89" w:author="Jared Wilson-Aggarwal" w:date="2020-08-03T14:12:00Z">
              <w:r w:rsidR="2350601A" w:rsidRPr="04825214">
                <w:rPr>
                  <w:rFonts w:ascii="Calibri" w:eastAsia="Times New Roman" w:hAnsi="Calibri" w:cs="Calibri"/>
                  <w:color w:val="000000" w:themeColor="text1"/>
                  <w:sz w:val="22"/>
                  <w:szCs w:val="22"/>
                </w:rPr>
                <w:t xml:space="preserve">the </w:t>
              </w:r>
            </w:ins>
            <w:ins w:id="90" w:author="Jared Wilson-Aggarwal" w:date="2020-07-31T15:30:00Z">
              <w:r w:rsidR="41D55628" w:rsidRPr="04825214">
                <w:rPr>
                  <w:rFonts w:ascii="Calibri" w:eastAsia="Times New Roman" w:hAnsi="Calibri" w:cs="Calibri"/>
                  <w:color w:val="000000" w:themeColor="text1"/>
                  <w:sz w:val="22"/>
                  <w:szCs w:val="22"/>
                </w:rPr>
                <w:t>existing</w:t>
              </w:r>
            </w:ins>
            <w:ins w:id="91" w:author="Edward Manley" w:date="2020-08-04T09:19:00Z">
              <w:r w:rsidR="002E1CF0">
                <w:rPr>
                  <w:rFonts w:ascii="Calibri" w:eastAsia="Times New Roman" w:hAnsi="Calibri" w:cs="Calibri"/>
                  <w:color w:val="000000" w:themeColor="text1"/>
                  <w:sz w:val="22"/>
                  <w:szCs w:val="22"/>
                </w:rPr>
                <w:t xml:space="preserve"> and routinely collected</w:t>
              </w:r>
            </w:ins>
            <w:ins w:id="92" w:author="Jared Wilson-Aggarwal" w:date="2020-07-31T15:48:00Z">
              <w:r w:rsidR="0140F3F2" w:rsidRPr="04825214">
                <w:rPr>
                  <w:rFonts w:ascii="Calibri" w:eastAsia="Times New Roman" w:hAnsi="Calibri" w:cs="Calibri"/>
                  <w:color w:val="000000" w:themeColor="text1"/>
                  <w:sz w:val="22"/>
                  <w:szCs w:val="22"/>
                </w:rPr>
                <w:t xml:space="preserve"> electronic records </w:t>
              </w:r>
            </w:ins>
            <w:ins w:id="93" w:author="Jared Wilson-Aggarwal" w:date="2020-08-03T13:43:00Z">
              <w:r w:rsidR="75E6AA0C" w:rsidRPr="04825214">
                <w:rPr>
                  <w:rFonts w:ascii="Calibri" w:eastAsia="Times New Roman" w:hAnsi="Calibri" w:cs="Calibri"/>
                  <w:color w:val="000000" w:themeColor="text1"/>
                  <w:sz w:val="22"/>
                  <w:szCs w:val="22"/>
                </w:rPr>
                <w:t>(EPIC, E-Roster, Card access</w:t>
              </w:r>
            </w:ins>
            <w:ins w:id="94" w:author="Jared Wilson-Aggarwal" w:date="2020-08-03T13:44:00Z">
              <w:r w:rsidR="75E6AA0C" w:rsidRPr="04825214">
                <w:rPr>
                  <w:rFonts w:ascii="Calibri" w:eastAsia="Times New Roman" w:hAnsi="Calibri" w:cs="Calibri"/>
                  <w:color w:val="000000" w:themeColor="text1"/>
                  <w:sz w:val="22"/>
                  <w:szCs w:val="22"/>
                </w:rPr>
                <w:t xml:space="preserve"> logs)</w:t>
              </w:r>
            </w:ins>
            <w:ins w:id="95" w:author="Jared Wilson-Aggarwal" w:date="2020-07-31T15:30:00Z">
              <w:r w:rsidR="3AEFE36F" w:rsidRPr="04825214">
                <w:rPr>
                  <w:rFonts w:ascii="Calibri" w:eastAsia="Times New Roman" w:hAnsi="Calibri" w:cs="Calibri"/>
                  <w:color w:val="000000" w:themeColor="text1"/>
                  <w:sz w:val="22"/>
                  <w:szCs w:val="22"/>
                </w:rPr>
                <w:t>.</w:t>
              </w:r>
            </w:ins>
            <w:r w:rsidR="2DC98E1D" w:rsidRPr="04825214">
              <w:rPr>
                <w:rFonts w:ascii="Calibri" w:eastAsia="Times New Roman" w:hAnsi="Calibri" w:cs="Calibri"/>
                <w:color w:val="000000" w:themeColor="text1"/>
                <w:sz w:val="22"/>
                <w:szCs w:val="22"/>
              </w:rPr>
              <w:t xml:space="preserve"> </w:t>
            </w:r>
          </w:p>
          <w:p w14:paraId="2143B4CC" w14:textId="3FE78246"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1FE4C7BF" w14:textId="77777777" w:rsidTr="04825214">
        <w:trPr>
          <w:trHeight w:val="435"/>
        </w:trPr>
        <w:tc>
          <w:tcPr>
            <w:tcW w:w="9796" w:type="dxa"/>
            <w:gridSpan w:val="7"/>
            <w:vMerge/>
            <w:vAlign w:val="center"/>
            <w:hideMark/>
          </w:tcPr>
          <w:p w14:paraId="4CC0EA2E"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07328A17" w14:textId="77777777" w:rsidTr="04825214">
        <w:trPr>
          <w:trHeight w:val="300"/>
        </w:trPr>
        <w:tc>
          <w:tcPr>
            <w:tcW w:w="9796" w:type="dxa"/>
            <w:gridSpan w:val="7"/>
            <w:vMerge/>
            <w:vAlign w:val="center"/>
            <w:hideMark/>
          </w:tcPr>
          <w:p w14:paraId="26CFA67B"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66357C42" w14:textId="77777777" w:rsidTr="04825214">
        <w:trPr>
          <w:trHeight w:val="300"/>
        </w:trPr>
        <w:tc>
          <w:tcPr>
            <w:tcW w:w="1112" w:type="dxa"/>
            <w:tcBorders>
              <w:top w:val="nil"/>
              <w:left w:val="nil"/>
              <w:bottom w:val="nil"/>
              <w:right w:val="nil"/>
            </w:tcBorders>
            <w:shd w:val="clear" w:color="auto" w:fill="8EAADB" w:themeFill="accent1" w:themeFillTint="99"/>
            <w:noWrap/>
            <w:vAlign w:val="bottom"/>
            <w:hideMark/>
          </w:tcPr>
          <w:p w14:paraId="38E839D2"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3FFF003C"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34B8DA8F"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32A574D8"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2872" w:type="dxa"/>
            <w:tcBorders>
              <w:top w:val="nil"/>
              <w:left w:val="nil"/>
              <w:bottom w:val="nil"/>
              <w:right w:val="nil"/>
            </w:tcBorders>
            <w:shd w:val="clear" w:color="auto" w:fill="8EAADB" w:themeFill="accent1" w:themeFillTint="99"/>
            <w:noWrap/>
            <w:vAlign w:val="bottom"/>
            <w:hideMark/>
          </w:tcPr>
          <w:p w14:paraId="10805498"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09" w:type="dxa"/>
            <w:tcBorders>
              <w:top w:val="nil"/>
              <w:left w:val="nil"/>
              <w:bottom w:val="nil"/>
              <w:right w:val="nil"/>
            </w:tcBorders>
            <w:shd w:val="clear" w:color="auto" w:fill="8EAADB" w:themeFill="accent1" w:themeFillTint="99"/>
            <w:noWrap/>
            <w:vAlign w:val="bottom"/>
            <w:hideMark/>
          </w:tcPr>
          <w:p w14:paraId="263A01B2"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67" w:type="dxa"/>
            <w:tcBorders>
              <w:top w:val="nil"/>
              <w:left w:val="nil"/>
              <w:bottom w:val="nil"/>
              <w:right w:val="nil"/>
            </w:tcBorders>
            <w:shd w:val="clear" w:color="auto" w:fill="8EAADB" w:themeFill="accent1" w:themeFillTint="99"/>
            <w:noWrap/>
            <w:vAlign w:val="bottom"/>
            <w:hideMark/>
          </w:tcPr>
          <w:p w14:paraId="1A5FBF2A"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r>
      <w:tr w:rsidR="00C56A60" w:rsidRPr="006D4C8F" w14:paraId="770DEC0C" w14:textId="77777777" w:rsidTr="04825214">
        <w:trPr>
          <w:trHeight w:val="300"/>
        </w:trPr>
        <w:tc>
          <w:tcPr>
            <w:tcW w:w="9796" w:type="dxa"/>
            <w:gridSpan w:val="7"/>
            <w:vMerge w:val="restart"/>
            <w:tcBorders>
              <w:top w:val="nil"/>
              <w:left w:val="nil"/>
              <w:bottom w:val="nil"/>
              <w:right w:val="nil"/>
            </w:tcBorders>
            <w:shd w:val="clear" w:color="auto" w:fill="8EAADB" w:themeFill="accent1" w:themeFillTint="99"/>
            <w:hideMark/>
          </w:tcPr>
          <w:p w14:paraId="2CECCD30" w14:textId="35CC3FD2" w:rsidR="00C56A60" w:rsidRPr="00951832" w:rsidRDefault="00C56A60" w:rsidP="04825214">
            <w:pPr>
              <w:spacing w:before="0" w:after="0"/>
              <w:rPr>
                <w:rFonts w:ascii="Calibri" w:eastAsia="Times New Roman" w:hAnsi="Calibri" w:cs="Calibri"/>
                <w:color w:val="000000"/>
                <w:sz w:val="22"/>
                <w:szCs w:val="22"/>
              </w:rPr>
            </w:pPr>
            <w:r w:rsidRPr="04825214">
              <w:rPr>
                <w:rFonts w:ascii="Calibri" w:eastAsia="Times New Roman" w:hAnsi="Calibri" w:cs="Calibri"/>
                <w:color w:val="000000" w:themeColor="text1"/>
                <w:sz w:val="22"/>
                <w:szCs w:val="22"/>
              </w:rPr>
              <w:t xml:space="preserve">6.  Will the programme result in you making decisions or </w:t>
            </w:r>
            <w:proofErr w:type="gramStart"/>
            <w:r w:rsidRPr="04825214">
              <w:rPr>
                <w:rFonts w:ascii="Calibri" w:eastAsia="Times New Roman" w:hAnsi="Calibri" w:cs="Calibri"/>
                <w:color w:val="000000" w:themeColor="text1"/>
                <w:sz w:val="22"/>
                <w:szCs w:val="22"/>
              </w:rPr>
              <w:t>taking action</w:t>
            </w:r>
            <w:proofErr w:type="gramEnd"/>
            <w:r w:rsidRPr="04825214">
              <w:rPr>
                <w:rFonts w:ascii="Calibri" w:eastAsia="Times New Roman" w:hAnsi="Calibri" w:cs="Calibri"/>
                <w:color w:val="000000" w:themeColor="text1"/>
                <w:sz w:val="22"/>
                <w:szCs w:val="22"/>
              </w:rPr>
              <w:t xml:space="preserve"> about individuals in ways which could have a significant impact on them?</w:t>
            </w:r>
            <w:ins w:id="96" w:author="KSpinola" w:date="2020-07-23T19:53:00Z">
              <w:r w:rsidR="002B0FFA" w:rsidRPr="04825214">
                <w:rPr>
                  <w:rFonts w:ascii="Calibri" w:eastAsia="Times New Roman" w:hAnsi="Calibri" w:cs="Calibri"/>
                  <w:color w:val="000000" w:themeColor="text1"/>
                  <w:sz w:val="22"/>
                  <w:szCs w:val="22"/>
                </w:rPr>
                <w:t xml:space="preserve"> No</w:t>
              </w:r>
            </w:ins>
            <w:ins w:id="97" w:author="Jared Wilson-Aggarwal" w:date="2020-07-31T15:48:00Z">
              <w:r w:rsidR="6A1D1D7B" w:rsidRPr="04825214">
                <w:rPr>
                  <w:rFonts w:ascii="Calibri" w:eastAsia="Times New Roman" w:hAnsi="Calibri" w:cs="Calibri"/>
                  <w:color w:val="000000" w:themeColor="text1"/>
                  <w:sz w:val="22"/>
                  <w:szCs w:val="22"/>
                </w:rPr>
                <w:t>,</w:t>
              </w:r>
            </w:ins>
            <w:r w:rsidR="6BC78E88" w:rsidRPr="04825214">
              <w:rPr>
                <w:rFonts w:ascii="Calibri" w:eastAsia="Times New Roman" w:hAnsi="Calibri" w:cs="Calibri"/>
                <w:color w:val="000000" w:themeColor="text1"/>
                <w:sz w:val="22"/>
                <w:szCs w:val="22"/>
              </w:rPr>
              <w:t xml:space="preserve"> but </w:t>
            </w:r>
            <w:ins w:id="98" w:author="Jared Wilson-Aggarwal" w:date="2020-08-03T13:47:00Z">
              <w:r w:rsidR="4437EE2A" w:rsidRPr="04825214">
                <w:rPr>
                  <w:rFonts w:ascii="Calibri" w:eastAsia="Times New Roman" w:hAnsi="Calibri" w:cs="Calibri"/>
                  <w:color w:val="000000" w:themeColor="text1"/>
                  <w:sz w:val="22"/>
                  <w:szCs w:val="22"/>
                </w:rPr>
                <w:t xml:space="preserve">the results </w:t>
              </w:r>
            </w:ins>
            <w:r w:rsidR="6BC78E88" w:rsidRPr="04825214">
              <w:rPr>
                <w:rFonts w:ascii="Calibri" w:eastAsia="Times New Roman" w:hAnsi="Calibri" w:cs="Calibri"/>
                <w:color w:val="000000" w:themeColor="text1"/>
                <w:sz w:val="22"/>
                <w:szCs w:val="22"/>
              </w:rPr>
              <w:t xml:space="preserve">will be used for other </w:t>
            </w:r>
            <w:ins w:id="99" w:author="Jared Wilson-Aggarwal" w:date="2020-08-03T14:14:00Z">
              <w:r w:rsidR="2886EB45" w:rsidRPr="04825214">
                <w:rPr>
                  <w:rFonts w:ascii="Calibri" w:eastAsia="Times New Roman" w:hAnsi="Calibri" w:cs="Calibri"/>
                  <w:color w:val="000000" w:themeColor="text1"/>
                  <w:sz w:val="22"/>
                  <w:szCs w:val="22"/>
                </w:rPr>
                <w:t xml:space="preserve">hospital wide </w:t>
              </w:r>
            </w:ins>
            <w:r w:rsidR="6BC78E88" w:rsidRPr="04825214">
              <w:rPr>
                <w:rFonts w:ascii="Calibri" w:eastAsia="Times New Roman" w:hAnsi="Calibri" w:cs="Calibri"/>
                <w:color w:val="000000" w:themeColor="text1"/>
                <w:sz w:val="22"/>
                <w:szCs w:val="22"/>
              </w:rPr>
              <w:t>service planning and management</w:t>
            </w:r>
            <w:ins w:id="100" w:author="Jared Wilson-Aggarwal" w:date="2020-08-03T13:47:00Z">
              <w:r w:rsidR="7003EDE5" w:rsidRPr="04825214">
                <w:rPr>
                  <w:rFonts w:ascii="Calibri" w:eastAsia="Times New Roman" w:hAnsi="Calibri" w:cs="Calibri"/>
                  <w:color w:val="000000" w:themeColor="text1"/>
                  <w:sz w:val="22"/>
                  <w:szCs w:val="22"/>
                </w:rPr>
                <w:t xml:space="preserve"> to prevent nosocomial </w:t>
              </w:r>
            </w:ins>
            <w:ins w:id="101" w:author="Ed Manley" w:date="2025-10-06T14:47:00Z" w16du:dateUtc="2025-10-06T13:47:00Z">
              <w:r w:rsidR="007C2878">
                <w:rPr>
                  <w:rFonts w:ascii="Calibri" w:eastAsia="Times New Roman" w:hAnsi="Calibri" w:cs="Calibri"/>
                  <w:color w:val="000000" w:themeColor="text1"/>
                  <w:sz w:val="22"/>
                  <w:szCs w:val="22"/>
                </w:rPr>
                <w:t>infections</w:t>
              </w:r>
            </w:ins>
            <w:ins w:id="102" w:author="Jared Wilson-Aggarwal" w:date="2020-08-03T13:47:00Z">
              <w:del w:id="103" w:author="Ed Manley" w:date="2025-10-06T14:47:00Z" w16du:dateUtc="2025-10-06T13:47:00Z">
                <w:r w:rsidR="7003EDE5" w:rsidRPr="04825214" w:rsidDel="007C2878">
                  <w:rPr>
                    <w:rFonts w:ascii="Calibri" w:eastAsia="Times New Roman" w:hAnsi="Calibri" w:cs="Calibri"/>
                    <w:color w:val="000000" w:themeColor="text1"/>
                    <w:sz w:val="22"/>
                    <w:szCs w:val="22"/>
                  </w:rPr>
                  <w:delText xml:space="preserve">transmission of </w:delText>
                </w:r>
              </w:del>
            </w:ins>
            <w:ins w:id="104" w:author="Jared Wilson-Aggarwal" w:date="2020-08-03T13:48:00Z">
              <w:del w:id="105" w:author="Ed Manley" w:date="2025-10-06T14:47:00Z" w16du:dateUtc="2025-10-06T13:47:00Z">
                <w:r w:rsidR="7003EDE5" w:rsidRPr="04825214" w:rsidDel="007C2878">
                  <w:rPr>
                    <w:rFonts w:ascii="Calibri" w:eastAsia="Times New Roman" w:hAnsi="Calibri" w:cs="Calibri"/>
                    <w:color w:val="000000" w:themeColor="text1"/>
                    <w:sz w:val="22"/>
                    <w:szCs w:val="22"/>
                  </w:rPr>
                  <w:delText>COVID-19</w:delText>
                </w:r>
              </w:del>
              <w:r w:rsidR="7003EDE5" w:rsidRPr="04825214">
                <w:rPr>
                  <w:rFonts w:ascii="Calibri" w:eastAsia="Times New Roman" w:hAnsi="Calibri" w:cs="Calibri"/>
                  <w:color w:val="000000" w:themeColor="text1"/>
                  <w:sz w:val="22"/>
                  <w:szCs w:val="22"/>
                </w:rPr>
                <w:t>.</w:t>
              </w:r>
            </w:ins>
          </w:p>
          <w:p w14:paraId="138882C8" w14:textId="2F7D7DA4" w:rsidR="00C56A60" w:rsidRPr="006D4C8F" w:rsidRDefault="00C56A60" w:rsidP="00456934">
            <w:pPr>
              <w:spacing w:before="0" w:after="0"/>
              <w:rPr>
                <w:rFonts w:ascii="Calibri" w:eastAsia="Times New Roman" w:hAnsi="Calibri" w:cs="Calibri"/>
                <w:b/>
                <w:color w:val="000000"/>
                <w:sz w:val="22"/>
                <w:szCs w:val="22"/>
              </w:rPr>
            </w:pPr>
          </w:p>
        </w:tc>
      </w:tr>
      <w:tr w:rsidR="00C56A60" w:rsidRPr="006D4C8F" w14:paraId="77BE0501" w14:textId="77777777" w:rsidTr="04825214">
        <w:trPr>
          <w:trHeight w:val="420"/>
        </w:trPr>
        <w:tc>
          <w:tcPr>
            <w:tcW w:w="9796" w:type="dxa"/>
            <w:gridSpan w:val="7"/>
            <w:vMerge/>
            <w:vAlign w:val="center"/>
            <w:hideMark/>
          </w:tcPr>
          <w:p w14:paraId="6C258DCE"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69709E71" w14:textId="77777777" w:rsidTr="04825214">
        <w:trPr>
          <w:trHeight w:val="300"/>
        </w:trPr>
        <w:tc>
          <w:tcPr>
            <w:tcW w:w="9796" w:type="dxa"/>
            <w:gridSpan w:val="7"/>
            <w:vMerge/>
            <w:vAlign w:val="center"/>
            <w:hideMark/>
          </w:tcPr>
          <w:p w14:paraId="4FD2EA3A"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2DA307A7" w14:textId="77777777" w:rsidTr="04825214">
        <w:trPr>
          <w:trHeight w:val="300"/>
        </w:trPr>
        <w:tc>
          <w:tcPr>
            <w:tcW w:w="1112" w:type="dxa"/>
            <w:tcBorders>
              <w:top w:val="nil"/>
              <w:left w:val="nil"/>
              <w:bottom w:val="nil"/>
              <w:right w:val="nil"/>
            </w:tcBorders>
            <w:shd w:val="clear" w:color="auto" w:fill="8EAADB" w:themeFill="accent1" w:themeFillTint="99"/>
            <w:noWrap/>
            <w:vAlign w:val="bottom"/>
            <w:hideMark/>
          </w:tcPr>
          <w:p w14:paraId="207B3A0E"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326EFF3B"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67425399"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768DF443"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2872" w:type="dxa"/>
            <w:tcBorders>
              <w:top w:val="nil"/>
              <w:left w:val="nil"/>
              <w:bottom w:val="nil"/>
              <w:right w:val="nil"/>
            </w:tcBorders>
            <w:shd w:val="clear" w:color="auto" w:fill="8EAADB" w:themeFill="accent1" w:themeFillTint="99"/>
            <w:noWrap/>
            <w:vAlign w:val="bottom"/>
            <w:hideMark/>
          </w:tcPr>
          <w:p w14:paraId="3EE0ACD2"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09" w:type="dxa"/>
            <w:tcBorders>
              <w:top w:val="nil"/>
              <w:left w:val="nil"/>
              <w:bottom w:val="nil"/>
              <w:right w:val="nil"/>
            </w:tcBorders>
            <w:shd w:val="clear" w:color="auto" w:fill="8EAADB" w:themeFill="accent1" w:themeFillTint="99"/>
            <w:noWrap/>
            <w:vAlign w:val="bottom"/>
            <w:hideMark/>
          </w:tcPr>
          <w:p w14:paraId="4C52BF24"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67" w:type="dxa"/>
            <w:tcBorders>
              <w:top w:val="nil"/>
              <w:left w:val="nil"/>
              <w:bottom w:val="nil"/>
              <w:right w:val="nil"/>
            </w:tcBorders>
            <w:shd w:val="clear" w:color="auto" w:fill="8EAADB" w:themeFill="accent1" w:themeFillTint="99"/>
            <w:noWrap/>
            <w:vAlign w:val="bottom"/>
            <w:hideMark/>
          </w:tcPr>
          <w:p w14:paraId="1D7BB387"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r>
      <w:tr w:rsidR="00C56A60" w:rsidRPr="006D4C8F" w14:paraId="40EEC044" w14:textId="77777777" w:rsidTr="04825214">
        <w:trPr>
          <w:trHeight w:val="300"/>
        </w:trPr>
        <w:tc>
          <w:tcPr>
            <w:tcW w:w="9796" w:type="dxa"/>
            <w:gridSpan w:val="7"/>
            <w:vMerge w:val="restart"/>
            <w:tcBorders>
              <w:top w:val="nil"/>
              <w:left w:val="nil"/>
              <w:bottom w:val="nil"/>
              <w:right w:val="nil"/>
            </w:tcBorders>
            <w:shd w:val="clear" w:color="auto" w:fill="8EAADB" w:themeFill="accent1" w:themeFillTint="99"/>
            <w:hideMark/>
          </w:tcPr>
          <w:p w14:paraId="626961B1" w14:textId="28AA8357" w:rsidR="00C56A60" w:rsidRDefault="00C56A60" w:rsidP="00456934">
            <w:pPr>
              <w:spacing w:before="0" w:after="0"/>
              <w:rPr>
                <w:rFonts w:ascii="Calibri" w:eastAsia="Times New Roman" w:hAnsi="Calibri" w:cs="Calibri"/>
                <w:color w:val="000000"/>
                <w:sz w:val="22"/>
                <w:szCs w:val="22"/>
              </w:rPr>
            </w:pPr>
            <w:r w:rsidRPr="04825214">
              <w:rPr>
                <w:rFonts w:ascii="Calibri" w:eastAsia="Times New Roman" w:hAnsi="Calibri" w:cs="Calibri"/>
                <w:color w:val="000000" w:themeColor="text1"/>
                <w:sz w:val="22"/>
                <w:szCs w:val="22"/>
              </w:rPr>
              <w:t xml:space="preserve">7.  Is the information about individuals of a kind particularly likely to raise privacy concerns or expectations? For </w:t>
            </w:r>
            <w:proofErr w:type="gramStart"/>
            <w:r w:rsidRPr="04825214">
              <w:rPr>
                <w:rFonts w:ascii="Calibri" w:eastAsia="Times New Roman" w:hAnsi="Calibri" w:cs="Calibri"/>
                <w:color w:val="000000" w:themeColor="text1"/>
                <w:sz w:val="22"/>
                <w:szCs w:val="22"/>
              </w:rPr>
              <w:t>example</w:t>
            </w:r>
            <w:proofErr w:type="gramEnd"/>
            <w:r w:rsidRPr="04825214">
              <w:rPr>
                <w:rFonts w:ascii="Calibri" w:eastAsia="Times New Roman" w:hAnsi="Calibri" w:cs="Calibri"/>
                <w:color w:val="000000" w:themeColor="text1"/>
                <w:sz w:val="22"/>
                <w:szCs w:val="22"/>
              </w:rPr>
              <w:t xml:space="preserve"> health records, criminal records, or other information that people are likely to consider as private?</w:t>
            </w:r>
            <w:ins w:id="106" w:author="KSpinola" w:date="2020-07-23T19:54:00Z">
              <w:r w:rsidR="002B0FFA" w:rsidRPr="04825214">
                <w:rPr>
                  <w:rFonts w:ascii="Calibri" w:eastAsia="Times New Roman" w:hAnsi="Calibri" w:cs="Calibri"/>
                  <w:color w:val="000000" w:themeColor="text1"/>
                  <w:sz w:val="22"/>
                  <w:szCs w:val="22"/>
                </w:rPr>
                <w:t xml:space="preserve"> Yes, </w:t>
              </w:r>
            </w:ins>
            <w:ins w:id="107" w:author="Jared Wilson-Aggarwal" w:date="2020-07-31T15:51:00Z">
              <w:r w:rsidR="6462289A" w:rsidRPr="04825214">
                <w:rPr>
                  <w:rFonts w:ascii="Calibri" w:eastAsia="Times New Roman" w:hAnsi="Calibri" w:cs="Calibri"/>
                  <w:color w:val="000000" w:themeColor="text1"/>
                  <w:sz w:val="22"/>
                  <w:szCs w:val="22"/>
                </w:rPr>
                <w:t>h</w:t>
              </w:r>
            </w:ins>
            <w:ins w:id="108" w:author="KSpinola" w:date="2020-07-23T19:54:00Z">
              <w:r w:rsidR="002B0FFA" w:rsidRPr="04825214">
                <w:rPr>
                  <w:rFonts w:ascii="Calibri" w:eastAsia="Times New Roman" w:hAnsi="Calibri" w:cs="Calibri"/>
                  <w:color w:val="000000" w:themeColor="text1"/>
                  <w:sz w:val="22"/>
                  <w:szCs w:val="22"/>
                </w:rPr>
                <w:t xml:space="preserve">ealth </w:t>
              </w:r>
            </w:ins>
            <w:ins w:id="109" w:author="Jared Wilson-Aggarwal" w:date="2020-07-31T15:51:00Z">
              <w:r w:rsidR="49D62432" w:rsidRPr="04825214">
                <w:rPr>
                  <w:rFonts w:ascii="Calibri" w:eastAsia="Times New Roman" w:hAnsi="Calibri" w:cs="Calibri"/>
                  <w:color w:val="000000" w:themeColor="text1"/>
                  <w:sz w:val="22"/>
                  <w:szCs w:val="22"/>
                </w:rPr>
                <w:t>r</w:t>
              </w:r>
            </w:ins>
            <w:ins w:id="110" w:author="KSpinola" w:date="2020-07-23T19:54:00Z">
              <w:r w:rsidR="002B0FFA" w:rsidRPr="04825214">
                <w:rPr>
                  <w:rFonts w:ascii="Calibri" w:eastAsia="Times New Roman" w:hAnsi="Calibri" w:cs="Calibri"/>
                  <w:color w:val="000000" w:themeColor="text1"/>
                  <w:sz w:val="22"/>
                  <w:szCs w:val="22"/>
                </w:rPr>
                <w:t>ecords</w:t>
              </w:r>
            </w:ins>
            <w:ins w:id="111" w:author="Jared Wilson-Aggarwal" w:date="2020-08-03T14:15:00Z">
              <w:r w:rsidR="7F79122B" w:rsidRPr="04825214">
                <w:rPr>
                  <w:rFonts w:ascii="Calibri" w:eastAsia="Times New Roman" w:hAnsi="Calibri" w:cs="Calibri"/>
                  <w:color w:val="000000" w:themeColor="text1"/>
                  <w:sz w:val="22"/>
                  <w:szCs w:val="22"/>
                </w:rPr>
                <w:t>.</w:t>
              </w:r>
            </w:ins>
          </w:p>
          <w:p w14:paraId="7FD59CD6" w14:textId="7C49B79E" w:rsidR="00C56A60" w:rsidRPr="006D4C8F" w:rsidRDefault="00C56A60" w:rsidP="00456934">
            <w:pPr>
              <w:spacing w:before="0" w:after="0"/>
              <w:rPr>
                <w:rFonts w:ascii="Calibri" w:eastAsia="Times New Roman" w:hAnsi="Calibri" w:cs="Calibri"/>
                <w:b/>
                <w:color w:val="000000"/>
                <w:sz w:val="22"/>
                <w:szCs w:val="22"/>
              </w:rPr>
            </w:pPr>
          </w:p>
        </w:tc>
      </w:tr>
      <w:tr w:rsidR="00C56A60" w:rsidRPr="006D4C8F" w14:paraId="5F9DEC3B" w14:textId="77777777" w:rsidTr="04825214">
        <w:trPr>
          <w:trHeight w:val="450"/>
        </w:trPr>
        <w:tc>
          <w:tcPr>
            <w:tcW w:w="9796" w:type="dxa"/>
            <w:gridSpan w:val="7"/>
            <w:vMerge/>
            <w:vAlign w:val="center"/>
            <w:hideMark/>
          </w:tcPr>
          <w:p w14:paraId="2252DABB"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6CFC741C" w14:textId="77777777" w:rsidTr="04825214">
        <w:trPr>
          <w:trHeight w:val="300"/>
        </w:trPr>
        <w:tc>
          <w:tcPr>
            <w:tcW w:w="9796" w:type="dxa"/>
            <w:gridSpan w:val="7"/>
            <w:vMerge/>
            <w:vAlign w:val="center"/>
            <w:hideMark/>
          </w:tcPr>
          <w:p w14:paraId="487C8B65"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0B333E2A" w14:textId="77777777" w:rsidTr="04825214">
        <w:trPr>
          <w:trHeight w:val="300"/>
        </w:trPr>
        <w:tc>
          <w:tcPr>
            <w:tcW w:w="1112" w:type="dxa"/>
            <w:tcBorders>
              <w:top w:val="nil"/>
              <w:left w:val="nil"/>
              <w:bottom w:val="nil"/>
              <w:right w:val="nil"/>
            </w:tcBorders>
            <w:shd w:val="clear" w:color="auto" w:fill="8EAADB" w:themeFill="accent1" w:themeFillTint="99"/>
            <w:noWrap/>
            <w:vAlign w:val="bottom"/>
            <w:hideMark/>
          </w:tcPr>
          <w:p w14:paraId="2BFF4EE2"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7C81FF8D"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2235C10E"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noWrap/>
            <w:vAlign w:val="bottom"/>
            <w:hideMark/>
          </w:tcPr>
          <w:p w14:paraId="033C013E"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2872" w:type="dxa"/>
            <w:tcBorders>
              <w:top w:val="nil"/>
              <w:left w:val="nil"/>
              <w:bottom w:val="nil"/>
              <w:right w:val="nil"/>
            </w:tcBorders>
            <w:shd w:val="clear" w:color="auto" w:fill="8EAADB" w:themeFill="accent1" w:themeFillTint="99"/>
            <w:noWrap/>
            <w:vAlign w:val="bottom"/>
            <w:hideMark/>
          </w:tcPr>
          <w:p w14:paraId="3008621E"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09" w:type="dxa"/>
            <w:tcBorders>
              <w:top w:val="nil"/>
              <w:left w:val="nil"/>
              <w:bottom w:val="nil"/>
              <w:right w:val="nil"/>
            </w:tcBorders>
            <w:shd w:val="clear" w:color="auto" w:fill="8EAADB" w:themeFill="accent1" w:themeFillTint="99"/>
            <w:noWrap/>
            <w:vAlign w:val="bottom"/>
            <w:hideMark/>
          </w:tcPr>
          <w:p w14:paraId="4CA8F463"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67" w:type="dxa"/>
            <w:tcBorders>
              <w:top w:val="nil"/>
              <w:left w:val="nil"/>
              <w:bottom w:val="nil"/>
              <w:right w:val="nil"/>
            </w:tcBorders>
            <w:shd w:val="clear" w:color="auto" w:fill="8EAADB" w:themeFill="accent1" w:themeFillTint="99"/>
            <w:noWrap/>
            <w:vAlign w:val="bottom"/>
            <w:hideMark/>
          </w:tcPr>
          <w:p w14:paraId="08B4627E"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r>
      <w:tr w:rsidR="00C56A60" w:rsidRPr="006D4C8F" w14:paraId="0D298034" w14:textId="77777777" w:rsidTr="04825214">
        <w:trPr>
          <w:trHeight w:val="435"/>
        </w:trPr>
        <w:tc>
          <w:tcPr>
            <w:tcW w:w="9796" w:type="dxa"/>
            <w:gridSpan w:val="7"/>
            <w:vMerge w:val="restart"/>
            <w:tcBorders>
              <w:top w:val="nil"/>
              <w:left w:val="nil"/>
              <w:bottom w:val="nil"/>
              <w:right w:val="nil"/>
            </w:tcBorders>
            <w:shd w:val="clear" w:color="auto" w:fill="8EAADB" w:themeFill="accent1" w:themeFillTint="99"/>
            <w:hideMark/>
          </w:tcPr>
          <w:p w14:paraId="2463365E" w14:textId="11D0244C" w:rsidR="00C56A60" w:rsidRPr="008E131D"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8.  transfer data outside of the EEA?</w:t>
            </w:r>
            <w:ins w:id="112" w:author="KSpinola" w:date="2020-07-23T19:54:00Z">
              <w:r w:rsidR="002B0FFA">
                <w:rPr>
                  <w:rFonts w:ascii="Calibri" w:eastAsia="Times New Roman" w:hAnsi="Calibri" w:cs="Calibri"/>
                  <w:color w:val="000000"/>
                  <w:sz w:val="22"/>
                  <w:szCs w:val="22"/>
                </w:rPr>
                <w:t xml:space="preserve"> No</w:t>
              </w:r>
            </w:ins>
          </w:p>
        </w:tc>
      </w:tr>
      <w:tr w:rsidR="00C56A60" w:rsidRPr="006D4C8F" w14:paraId="776FB5A2" w14:textId="77777777" w:rsidTr="04825214">
        <w:trPr>
          <w:trHeight w:val="300"/>
        </w:trPr>
        <w:tc>
          <w:tcPr>
            <w:tcW w:w="9796" w:type="dxa"/>
            <w:gridSpan w:val="7"/>
            <w:vMerge/>
            <w:vAlign w:val="center"/>
            <w:hideMark/>
          </w:tcPr>
          <w:p w14:paraId="0C280C62" w14:textId="77777777" w:rsidR="00C56A60" w:rsidRPr="006D4C8F" w:rsidRDefault="00C56A60" w:rsidP="00456934">
            <w:pPr>
              <w:spacing w:before="0" w:after="0"/>
              <w:rPr>
                <w:rFonts w:ascii="Calibri" w:eastAsia="Times New Roman" w:hAnsi="Calibri" w:cs="Calibri"/>
                <w:color w:val="000000"/>
                <w:sz w:val="22"/>
                <w:szCs w:val="22"/>
              </w:rPr>
            </w:pPr>
          </w:p>
        </w:tc>
      </w:tr>
      <w:tr w:rsidR="00C56A60" w:rsidRPr="006D4C8F" w14:paraId="30C5B57A" w14:textId="77777777" w:rsidTr="04825214">
        <w:trPr>
          <w:trHeight w:val="300"/>
        </w:trPr>
        <w:tc>
          <w:tcPr>
            <w:tcW w:w="1112" w:type="dxa"/>
            <w:tcBorders>
              <w:top w:val="nil"/>
              <w:left w:val="nil"/>
              <w:bottom w:val="nil"/>
              <w:right w:val="nil"/>
            </w:tcBorders>
            <w:shd w:val="clear" w:color="auto" w:fill="8EAADB" w:themeFill="accent1" w:themeFillTint="99"/>
            <w:hideMark/>
          </w:tcPr>
          <w:p w14:paraId="1398043C"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hideMark/>
          </w:tcPr>
          <w:p w14:paraId="49E7395A"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hideMark/>
          </w:tcPr>
          <w:p w14:paraId="46901D71"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112" w:type="dxa"/>
            <w:tcBorders>
              <w:top w:val="nil"/>
              <w:left w:val="nil"/>
              <w:bottom w:val="nil"/>
              <w:right w:val="nil"/>
            </w:tcBorders>
            <w:shd w:val="clear" w:color="auto" w:fill="8EAADB" w:themeFill="accent1" w:themeFillTint="99"/>
            <w:hideMark/>
          </w:tcPr>
          <w:p w14:paraId="21C65989"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2872" w:type="dxa"/>
            <w:tcBorders>
              <w:top w:val="nil"/>
              <w:left w:val="nil"/>
              <w:bottom w:val="nil"/>
              <w:right w:val="nil"/>
            </w:tcBorders>
            <w:shd w:val="clear" w:color="auto" w:fill="8EAADB" w:themeFill="accent1" w:themeFillTint="99"/>
            <w:hideMark/>
          </w:tcPr>
          <w:p w14:paraId="51659C4F"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09" w:type="dxa"/>
            <w:tcBorders>
              <w:top w:val="nil"/>
              <w:left w:val="nil"/>
              <w:bottom w:val="nil"/>
              <w:right w:val="nil"/>
            </w:tcBorders>
            <w:shd w:val="clear" w:color="auto" w:fill="8EAADB" w:themeFill="accent1" w:themeFillTint="99"/>
            <w:hideMark/>
          </w:tcPr>
          <w:p w14:paraId="422A5DBD"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c>
          <w:tcPr>
            <w:tcW w:w="1267" w:type="dxa"/>
            <w:tcBorders>
              <w:top w:val="nil"/>
              <w:left w:val="nil"/>
              <w:bottom w:val="nil"/>
              <w:right w:val="nil"/>
            </w:tcBorders>
            <w:shd w:val="clear" w:color="auto" w:fill="8EAADB" w:themeFill="accent1" w:themeFillTint="99"/>
            <w:hideMark/>
          </w:tcPr>
          <w:p w14:paraId="6E5AE9BC" w14:textId="77777777" w:rsidR="00C56A60" w:rsidRPr="006D4C8F"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w:t>
            </w:r>
          </w:p>
        </w:tc>
      </w:tr>
      <w:tr w:rsidR="00C56A60" w:rsidRPr="006D4C8F" w14:paraId="1EFF9129" w14:textId="77777777" w:rsidTr="04825214">
        <w:trPr>
          <w:trHeight w:val="435"/>
        </w:trPr>
        <w:tc>
          <w:tcPr>
            <w:tcW w:w="9796" w:type="dxa"/>
            <w:gridSpan w:val="7"/>
            <w:vMerge w:val="restart"/>
            <w:tcBorders>
              <w:top w:val="nil"/>
              <w:left w:val="nil"/>
              <w:bottom w:val="nil"/>
              <w:right w:val="nil"/>
            </w:tcBorders>
            <w:shd w:val="clear" w:color="auto" w:fill="8EAADB" w:themeFill="accent1" w:themeFillTint="99"/>
            <w:hideMark/>
          </w:tcPr>
          <w:p w14:paraId="2BCFDD9E" w14:textId="0BEF7D80" w:rsidR="00C56A60" w:rsidRDefault="00C56A60" w:rsidP="00456934">
            <w:pPr>
              <w:spacing w:before="0" w:after="0"/>
              <w:rPr>
                <w:rFonts w:ascii="Calibri" w:eastAsia="Times New Roman" w:hAnsi="Calibri" w:cs="Calibri"/>
                <w:color w:val="000000"/>
                <w:sz w:val="22"/>
                <w:szCs w:val="22"/>
              </w:rPr>
            </w:pPr>
            <w:r w:rsidRPr="006D4C8F">
              <w:rPr>
                <w:rFonts w:ascii="Calibri" w:eastAsia="Times New Roman" w:hAnsi="Calibri" w:cs="Calibri"/>
                <w:color w:val="000000"/>
                <w:sz w:val="22"/>
                <w:szCs w:val="22"/>
              </w:rPr>
              <w:t xml:space="preserve">9.  Result in the personal information being processed, including stored by a </w:t>
            </w:r>
            <w:proofErr w:type="gramStart"/>
            <w:r w:rsidRPr="006D4C8F">
              <w:rPr>
                <w:rFonts w:ascii="Calibri" w:eastAsia="Times New Roman" w:hAnsi="Calibri" w:cs="Calibri"/>
                <w:color w:val="000000"/>
                <w:sz w:val="22"/>
                <w:szCs w:val="22"/>
              </w:rPr>
              <w:t>third party</w:t>
            </w:r>
            <w:proofErr w:type="gramEnd"/>
            <w:r w:rsidRPr="006D4C8F">
              <w:rPr>
                <w:rFonts w:ascii="Calibri" w:eastAsia="Times New Roman" w:hAnsi="Calibri" w:cs="Calibri"/>
                <w:color w:val="000000"/>
                <w:sz w:val="22"/>
                <w:szCs w:val="22"/>
              </w:rPr>
              <w:t xml:space="preserve"> supplier?</w:t>
            </w:r>
            <w:ins w:id="113" w:author="KSpinola" w:date="2020-07-23T19:54:00Z">
              <w:r w:rsidR="002B0FFA">
                <w:rPr>
                  <w:rFonts w:ascii="Calibri" w:eastAsia="Times New Roman" w:hAnsi="Calibri" w:cs="Calibri"/>
                  <w:color w:val="000000"/>
                  <w:sz w:val="22"/>
                  <w:szCs w:val="22"/>
                </w:rPr>
                <w:t xml:space="preserve"> No</w:t>
              </w:r>
            </w:ins>
          </w:p>
          <w:p w14:paraId="6075B723" w14:textId="65D12039" w:rsidR="00C56A60" w:rsidRPr="006D4C8F" w:rsidRDefault="00C56A60" w:rsidP="00456934">
            <w:pPr>
              <w:spacing w:before="0" w:after="0"/>
              <w:rPr>
                <w:rFonts w:ascii="Calibri" w:eastAsia="Times New Roman" w:hAnsi="Calibri" w:cs="Calibri"/>
                <w:b/>
                <w:color w:val="000000"/>
                <w:sz w:val="22"/>
                <w:szCs w:val="22"/>
              </w:rPr>
            </w:pPr>
          </w:p>
        </w:tc>
      </w:tr>
      <w:tr w:rsidR="00C56A60" w:rsidRPr="006D4C8F" w14:paraId="709400DD" w14:textId="77777777" w:rsidTr="04825214">
        <w:trPr>
          <w:trHeight w:val="300"/>
        </w:trPr>
        <w:tc>
          <w:tcPr>
            <w:tcW w:w="9796" w:type="dxa"/>
            <w:gridSpan w:val="7"/>
            <w:vMerge/>
            <w:vAlign w:val="center"/>
            <w:hideMark/>
          </w:tcPr>
          <w:p w14:paraId="4D708465" w14:textId="77777777" w:rsidR="00C56A60" w:rsidRPr="006D4C8F" w:rsidRDefault="00C56A60" w:rsidP="00456934">
            <w:pPr>
              <w:spacing w:before="0" w:after="0"/>
              <w:rPr>
                <w:rFonts w:ascii="Calibri" w:eastAsia="Times New Roman" w:hAnsi="Calibri" w:cs="Calibri"/>
                <w:color w:val="000000"/>
                <w:sz w:val="22"/>
                <w:szCs w:val="22"/>
              </w:rPr>
            </w:pPr>
          </w:p>
        </w:tc>
      </w:tr>
    </w:tbl>
    <w:p w14:paraId="3F1D8891" w14:textId="77777777" w:rsidR="005556B6" w:rsidRDefault="005556B6" w:rsidP="0093420D">
      <w:pPr>
        <w:pStyle w:val="Heading2"/>
      </w:pPr>
      <w:bookmarkStart w:id="114" w:name="_Toc4408158"/>
    </w:p>
    <w:p w14:paraId="6BF848DB" w14:textId="77777777" w:rsidR="005556B6" w:rsidRDefault="005556B6">
      <w:pPr>
        <w:spacing w:before="0" w:after="0"/>
        <w:rPr>
          <w:rFonts w:asciiTheme="majorHAnsi" w:eastAsiaTheme="majorEastAsia" w:hAnsiTheme="majorHAnsi" w:cstheme="majorBidi"/>
          <w:color w:val="2F5496" w:themeColor="accent1" w:themeShade="BF"/>
          <w:sz w:val="26"/>
          <w:szCs w:val="26"/>
        </w:rPr>
      </w:pPr>
      <w:r>
        <w:br w:type="page"/>
      </w:r>
    </w:p>
    <w:bookmarkEnd w:id="114"/>
    <w:p w14:paraId="7F29B269" w14:textId="3ED33D64" w:rsidR="005556B6" w:rsidRDefault="00BF38AD" w:rsidP="005556B6">
      <w:pPr>
        <w:pStyle w:val="Heading1"/>
      </w:pPr>
      <w:r>
        <w:lastRenderedPageBreak/>
        <w:t>Stage</w:t>
      </w:r>
      <w:r w:rsidR="005556B6">
        <w:t xml:space="preserve"> 3: Compliance Check</w:t>
      </w:r>
    </w:p>
    <w:p w14:paraId="6A9F4BB7" w14:textId="005CB21D" w:rsidR="005556B6" w:rsidRDefault="005556B6" w:rsidP="005556B6">
      <w:pPr>
        <w:rPr>
          <w:ins w:id="115" w:author="Ed Manley" w:date="2025-10-06T14:50:00Z" w16du:dateUtc="2025-10-06T13:50:00Z"/>
          <w:i/>
          <w:iCs/>
        </w:rPr>
      </w:pPr>
      <w:r w:rsidRPr="005556B6">
        <w:rPr>
          <w:i/>
          <w:iCs/>
        </w:rPr>
        <w:t>Please insert a data flow diagram and narrative discussion here</w:t>
      </w:r>
      <w:r>
        <w:rPr>
          <w:i/>
          <w:iCs/>
        </w:rPr>
        <w:t>:</w:t>
      </w:r>
    </w:p>
    <w:p w14:paraId="4D63DBD1" w14:textId="339BD157" w:rsidR="007E17DD" w:rsidRPr="007E17DD" w:rsidRDefault="007E17DD" w:rsidP="005556B6">
      <w:pPr>
        <w:rPr>
          <w:ins w:id="116" w:author="KSpinola" w:date="2020-07-23T20:14:00Z"/>
          <w:rPrChange w:id="117" w:author="Ed Manley" w:date="2025-10-06T14:50:00Z" w16du:dateUtc="2025-10-06T13:50:00Z">
            <w:rPr>
              <w:ins w:id="118" w:author="KSpinola" w:date="2020-07-23T20:14:00Z"/>
              <w:i/>
              <w:iCs/>
            </w:rPr>
          </w:rPrChange>
        </w:rPr>
      </w:pPr>
      <w:ins w:id="119" w:author="Ed Manley" w:date="2025-10-06T14:50:00Z" w16du:dateUtc="2025-10-06T13:50:00Z">
        <w:r>
          <w:t>Figure below shows the construction of datasets within UCLH</w:t>
        </w:r>
      </w:ins>
      <w:ins w:id="120" w:author="Ed Manley" w:date="2025-10-06T14:51:00Z" w16du:dateUtc="2025-10-06T13:51:00Z">
        <w:r w:rsidR="00027F8E">
          <w:t xml:space="preserve"> for this project.</w:t>
        </w:r>
      </w:ins>
      <w:ins w:id="121" w:author="Ed Manley" w:date="2025-10-06T15:27:00Z" w16du:dateUtc="2025-10-06T14:27:00Z">
        <w:r w:rsidR="00330248">
          <w:t xml:space="preserve"> Data will be stored within secure environment within UCLH.</w:t>
        </w:r>
      </w:ins>
      <w:ins w:id="122" w:author="Ed Manley" w:date="2025-10-06T14:51:00Z" w16du:dateUtc="2025-10-06T13:51:00Z">
        <w:r w:rsidR="00027F8E">
          <w:t xml:space="preserve"> Transfers</w:t>
        </w:r>
      </w:ins>
      <w:ins w:id="123" w:author="Ed Manley" w:date="2025-10-06T15:26:00Z" w16du:dateUtc="2025-10-06T14:26:00Z">
        <w:r w:rsidR="00330248">
          <w:t xml:space="preserve"> will follow</w:t>
        </w:r>
      </w:ins>
      <w:ins w:id="124" w:author="Ed Manley" w:date="2025-10-06T14:51:00Z" w16du:dateUtc="2025-10-06T13:51:00Z">
        <w:r w:rsidR="00027F8E">
          <w:t xml:space="preserve"> to UCL</w:t>
        </w:r>
      </w:ins>
      <w:ins w:id="125" w:author="Ed Manley" w:date="2025-10-06T15:26:00Z" w16du:dateUtc="2025-10-06T14:26:00Z">
        <w:r w:rsidR="00330248">
          <w:t xml:space="preserve"> Data Safe </w:t>
        </w:r>
        <w:proofErr w:type="gramStart"/>
        <w:r w:rsidR="00330248">
          <w:t>Haven</w:t>
        </w:r>
      </w:ins>
      <w:ins w:id="126" w:author="Ed Manley" w:date="2025-10-06T15:27:00Z" w16du:dateUtc="2025-10-06T14:27:00Z">
        <w:r w:rsidR="00330248">
          <w:t>, and</w:t>
        </w:r>
      </w:ins>
      <w:proofErr w:type="gramEnd"/>
      <w:ins w:id="127" w:author="Ed Manley" w:date="2025-10-06T14:51:00Z" w16du:dateUtc="2025-10-06T13:51:00Z">
        <w:r w:rsidR="00027F8E">
          <w:t xml:space="preserve"> will be clarified at a later stage.</w:t>
        </w:r>
      </w:ins>
    </w:p>
    <w:p w14:paraId="7CB6657A" w14:textId="1FDDE3A3" w:rsidR="00D0414A" w:rsidRDefault="007C2878" w:rsidP="04825214">
      <w:pPr>
        <w:rPr>
          <w:i/>
          <w:iCs/>
        </w:rPr>
      </w:pPr>
      <w:ins w:id="128" w:author="Ed Manley" w:date="2025-10-06T14:50:00Z" w16du:dateUtc="2025-10-06T13:50:00Z">
        <w:r>
          <w:rPr>
            <w:noProof/>
            <w:lang w:eastAsia="en-GB"/>
          </w:rPr>
          <w:drawing>
            <wp:inline distT="0" distB="0" distL="0" distR="0" wp14:anchorId="1E72A2A2" wp14:editId="0641FB35">
              <wp:extent cx="5727700" cy="3250565"/>
              <wp:effectExtent l="0" t="0" r="0" b="635"/>
              <wp:docPr id="26538075" name="Picture 3"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8075" name="Picture 3" descr="A diagram of a computer proces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7700" cy="3250565"/>
                      </a:xfrm>
                      <a:prstGeom prst="rect">
                        <a:avLst/>
                      </a:prstGeom>
                    </pic:spPr>
                  </pic:pic>
                </a:graphicData>
              </a:graphic>
            </wp:inline>
          </w:drawing>
        </w:r>
      </w:ins>
      <w:ins w:id="129" w:author="KSpinola" w:date="2020-07-23T20:14:00Z">
        <w:del w:id="130" w:author="Ed Manley" w:date="2025-10-06T14:48:00Z" w16du:dateUtc="2025-10-06T13:48:00Z">
          <w:r w:rsidR="00D0414A" w:rsidDel="007C2878">
            <w:rPr>
              <w:noProof/>
              <w:lang w:eastAsia="en-GB"/>
            </w:rPr>
            <w:drawing>
              <wp:inline distT="0" distB="0" distL="0" distR="0" wp14:anchorId="6E87CE38" wp14:editId="254ED773">
                <wp:extent cx="5773782" cy="3860074"/>
                <wp:effectExtent l="0" t="0" r="0" b="7620"/>
                <wp:docPr id="774052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73782" cy="3860074"/>
                        </a:xfrm>
                        <a:prstGeom prst="rect">
                          <a:avLst/>
                        </a:prstGeom>
                      </pic:spPr>
                    </pic:pic>
                  </a:graphicData>
                </a:graphic>
              </wp:inline>
            </w:drawing>
          </w:r>
        </w:del>
      </w:ins>
    </w:p>
    <w:p w14:paraId="4B905461" w14:textId="37C0F3FB" w:rsidR="005556B6" w:rsidRPr="005556B6" w:rsidRDefault="005556B6" w:rsidP="005556B6">
      <w:pPr>
        <w:pStyle w:val="Heading2"/>
      </w:pPr>
      <w:r>
        <w:t>Section 1</w:t>
      </w:r>
    </w:p>
    <w:p w14:paraId="43B1768B" w14:textId="77777777" w:rsidR="0093420D" w:rsidRDefault="0093420D" w:rsidP="0093420D">
      <w:pPr>
        <w:pStyle w:val="Heading3"/>
      </w:pPr>
      <w:bookmarkStart w:id="131" w:name="_Toc4408159"/>
      <w:r w:rsidRPr="00D77683">
        <w:t>Personal information must be processed lawfully, fairly and in a transparent manner</w:t>
      </w:r>
      <w:bookmarkEnd w:id="131"/>
    </w:p>
    <w:p w14:paraId="0A1D7C61" w14:textId="77777777" w:rsidR="0093420D" w:rsidRDefault="0093420D" w:rsidP="0093420D">
      <w:pPr>
        <w:pStyle w:val="Heading4"/>
      </w:pPr>
      <w:r>
        <w:t>Expected Outcomes</w:t>
      </w:r>
    </w:p>
    <w:p w14:paraId="28394C76" w14:textId="4521D5FC" w:rsidR="0093420D" w:rsidRPr="00930F4A" w:rsidRDefault="4FDC3D5E" w:rsidP="0093420D">
      <w:ins w:id="132" w:author="Jared Wilson-Aggarwal" w:date="2020-08-03T11:08:00Z">
        <w:r>
          <w:t xml:space="preserve">a) </w:t>
        </w:r>
      </w:ins>
      <w:r w:rsidR="0093420D">
        <w:t>Data Subjects will be provided with the appropriate transparency notice / information leaflet wording at the point we collect their personal information.  Please liaise with the JRO, IG Office and / or Marketing to ensure the most up to date wording is being used</w:t>
      </w:r>
    </w:p>
    <w:p w14:paraId="39371FB0" w14:textId="4AF6CC2D" w:rsidR="0093420D" w:rsidRPr="002B0FFA" w:rsidRDefault="0093420D" w:rsidP="04825214">
      <w:pPr>
        <w:rPr>
          <w:b/>
          <w:bCs/>
          <w:rPrChange w:id="133" w:author="KSpinola" w:date="2020-07-23T19:55:00Z">
            <w:rPr/>
          </w:rPrChange>
        </w:rPr>
      </w:pPr>
      <w:r w:rsidRPr="04825214">
        <w:rPr>
          <w:b/>
          <w:bCs/>
          <w:i/>
          <w:iCs/>
        </w:rPr>
        <w:t>RESPONSE:</w:t>
      </w:r>
      <w:r>
        <w:t xml:space="preserve"> </w:t>
      </w:r>
      <w:ins w:id="134" w:author="KSpinola" w:date="2020-07-23T19:55:00Z">
        <w:r w:rsidR="002B0FFA" w:rsidRPr="04825214">
          <w:rPr>
            <w:b/>
            <w:bCs/>
          </w:rPr>
          <w:t xml:space="preserve">No, </w:t>
        </w:r>
      </w:ins>
      <w:ins w:id="135" w:author="Jared Wilson-Aggarwal" w:date="2020-08-03T13:56:00Z">
        <w:r w:rsidR="4BC7DB54" w:rsidRPr="04825214">
          <w:rPr>
            <w:b/>
            <w:bCs/>
          </w:rPr>
          <w:t>data</w:t>
        </w:r>
      </w:ins>
      <w:ins w:id="136" w:author="KSpinola" w:date="2020-07-23T19:55:00Z">
        <w:r w:rsidR="002B0FFA" w:rsidRPr="04825214">
          <w:rPr>
            <w:b/>
            <w:bCs/>
          </w:rPr>
          <w:t xml:space="preserve"> </w:t>
        </w:r>
      </w:ins>
      <w:ins w:id="137" w:author="Jared Wilson-Aggarwal" w:date="2020-08-03T10:50:00Z">
        <w:r w:rsidR="7EEEED8D" w:rsidRPr="04825214">
          <w:rPr>
            <w:b/>
            <w:bCs/>
          </w:rPr>
          <w:t xml:space="preserve">from existing electronic records </w:t>
        </w:r>
      </w:ins>
      <w:ins w:id="138" w:author="KSpinola" w:date="2020-07-23T19:55:00Z">
        <w:r w:rsidR="002B0FFA" w:rsidRPr="04825214">
          <w:rPr>
            <w:b/>
            <w:bCs/>
          </w:rPr>
          <w:t xml:space="preserve">will be </w:t>
        </w:r>
      </w:ins>
      <w:ins w:id="139" w:author="Jared Wilson-Aggarwal" w:date="2020-07-31T13:27:00Z">
        <w:r w:rsidR="5A678A25" w:rsidRPr="04825214">
          <w:rPr>
            <w:b/>
            <w:bCs/>
          </w:rPr>
          <w:t xml:space="preserve">processed and </w:t>
        </w:r>
      </w:ins>
      <w:ins w:id="140" w:author="KSpinola" w:date="2020-07-23T19:55:00Z">
        <w:r w:rsidR="002B0FFA" w:rsidRPr="04825214">
          <w:rPr>
            <w:b/>
            <w:bCs/>
          </w:rPr>
          <w:t>anonymised</w:t>
        </w:r>
      </w:ins>
      <w:ins w:id="141" w:author="Jared Wilson-Aggarwal" w:date="2020-07-31T13:25:00Z">
        <w:r w:rsidR="0FCC9278" w:rsidRPr="04825214">
          <w:rPr>
            <w:b/>
            <w:bCs/>
          </w:rPr>
          <w:t xml:space="preserve"> by UCLH data </w:t>
        </w:r>
      </w:ins>
      <w:ins w:id="142" w:author="Jared Wilson-Aggarwal" w:date="2020-08-03T13:56:00Z">
        <w:r w:rsidR="5DA5C400" w:rsidRPr="04825214">
          <w:rPr>
            <w:b/>
            <w:bCs/>
          </w:rPr>
          <w:t xml:space="preserve">managers </w:t>
        </w:r>
      </w:ins>
      <w:ins w:id="143" w:author="Jared Wilson-Aggarwal" w:date="2020-07-31T13:25:00Z">
        <w:r w:rsidR="0FCC9278" w:rsidRPr="04825214">
          <w:rPr>
            <w:b/>
            <w:bCs/>
          </w:rPr>
          <w:t>before being used for analysis</w:t>
        </w:r>
      </w:ins>
      <w:ins w:id="144" w:author="Jared Wilson-Aggarwal" w:date="2020-07-31T15:55:00Z">
        <w:r w:rsidR="62326041" w:rsidRPr="04825214">
          <w:rPr>
            <w:b/>
            <w:bCs/>
          </w:rPr>
          <w:t xml:space="preserve"> by (honorary UCL</w:t>
        </w:r>
      </w:ins>
      <w:ins w:id="145" w:author="Jared Wilson-Aggarwal" w:date="2020-07-31T15:56:00Z">
        <w:r w:rsidR="62326041" w:rsidRPr="04825214">
          <w:rPr>
            <w:b/>
            <w:bCs/>
          </w:rPr>
          <w:t>H</w:t>
        </w:r>
      </w:ins>
      <w:ins w:id="146" w:author="Jared Wilson-Aggarwal" w:date="2020-07-31T15:55:00Z">
        <w:r w:rsidR="62326041" w:rsidRPr="04825214">
          <w:rPr>
            <w:b/>
            <w:bCs/>
          </w:rPr>
          <w:t>) researchers</w:t>
        </w:r>
      </w:ins>
      <w:ins w:id="147" w:author="KSpinola" w:date="2020-07-23T19:55:00Z">
        <w:r w:rsidR="002B0FFA" w:rsidRPr="04825214">
          <w:rPr>
            <w:b/>
            <w:bCs/>
          </w:rPr>
          <w:t xml:space="preserve">, and so personal information will not be </w:t>
        </w:r>
        <w:commentRangeStart w:id="148"/>
        <w:r w:rsidR="002B0FFA" w:rsidRPr="04825214">
          <w:rPr>
            <w:b/>
            <w:bCs/>
          </w:rPr>
          <w:t>accessible</w:t>
        </w:r>
      </w:ins>
      <w:commentRangeEnd w:id="148"/>
      <w:r>
        <w:rPr>
          <w:rStyle w:val="CommentReference"/>
        </w:rPr>
        <w:commentReference w:id="148"/>
      </w:r>
      <w:ins w:id="149" w:author="KSpinola" w:date="2020-07-23T19:55:00Z">
        <w:r w:rsidR="002B0FFA" w:rsidRPr="04825214">
          <w:rPr>
            <w:b/>
            <w:bCs/>
          </w:rPr>
          <w:t>.</w:t>
        </w:r>
      </w:ins>
      <w:ins w:id="150" w:author="Jared Wilson-Aggarwal" w:date="2020-08-03T13:14:00Z">
        <w:del w:id="151" w:author="Ed Manley" w:date="2025-10-06T14:51:00Z" w16du:dateUtc="2025-10-06T13:51:00Z">
          <w:r w:rsidR="7D138BE2" w:rsidRPr="002F232F" w:rsidDel="00781E2B">
            <w:rPr>
              <w:b/>
              <w:bCs/>
            </w:rPr>
            <w:delText xml:space="preserve"> However, </w:delText>
          </w:r>
        </w:del>
      </w:ins>
      <w:ins w:id="152" w:author="Jared Wilson-Aggarwal" w:date="2020-08-03T13:56:00Z">
        <w:del w:id="153" w:author="Ed Manley" w:date="2025-10-06T14:51:00Z" w16du:dateUtc="2025-10-06T13:51:00Z">
          <w:r w:rsidR="02E07D8E" w:rsidRPr="04825214" w:rsidDel="00781E2B">
            <w:rPr>
              <w:b/>
              <w:bCs/>
            </w:rPr>
            <w:delText>pa</w:delText>
          </w:r>
          <w:r w:rsidR="02E07D8E" w:rsidRPr="002F232F" w:rsidDel="00781E2B">
            <w:rPr>
              <w:b/>
              <w:bCs/>
            </w:rPr>
            <w:delText>rticipants enrolled on the SAFER study will be sent an email with a summary information sheet and consent form to allow their data from SAFER to be linked to th</w:delText>
          </w:r>
        </w:del>
      </w:ins>
      <w:ins w:id="154" w:author="Jared Wilson-Aggarwal" w:date="2020-08-03T13:58:00Z">
        <w:del w:id="155" w:author="Ed Manley" w:date="2025-10-06T14:51:00Z" w16du:dateUtc="2025-10-06T13:51:00Z">
          <w:r w:rsidR="711F4E01" w:rsidRPr="04825214" w:rsidDel="00781E2B">
            <w:rPr>
              <w:b/>
              <w:bCs/>
            </w:rPr>
            <w:delText>e interaction dataset</w:delText>
          </w:r>
        </w:del>
      </w:ins>
      <w:ins w:id="156" w:author="Jared Wilson-Aggarwal" w:date="2020-08-03T13:56:00Z">
        <w:del w:id="157" w:author="Ed Manley" w:date="2025-10-06T14:51:00Z" w16du:dateUtc="2025-10-06T13:51:00Z">
          <w:r w:rsidR="02E07D8E" w:rsidRPr="002F232F" w:rsidDel="00781E2B">
            <w:rPr>
              <w:b/>
              <w:bCs/>
            </w:rPr>
            <w:delText>.</w:delText>
          </w:r>
        </w:del>
      </w:ins>
    </w:p>
    <w:p w14:paraId="07D74951" w14:textId="34C95F79" w:rsidR="0093420D" w:rsidRDefault="18C7512F" w:rsidP="04825214">
      <w:pPr>
        <w:rPr>
          <w:b/>
          <w:bCs/>
          <w:i/>
          <w:iCs/>
        </w:rPr>
      </w:pPr>
      <w:r w:rsidRPr="04825214">
        <w:rPr>
          <w:b/>
          <w:bCs/>
          <w:i/>
          <w:iCs/>
        </w:rPr>
        <w:t xml:space="preserve"> </w:t>
      </w:r>
      <w:ins w:id="158" w:author="Jared Wilson-Aggarwal" w:date="2020-08-03T11:08:00Z">
        <w:r w:rsidR="3001031D">
          <w:t xml:space="preserve">b) </w:t>
        </w:r>
      </w:ins>
      <w:r w:rsidR="0093420D">
        <w:t xml:space="preserve">Any processing of personal information that your project/initiative is looking to do, should be accurately reflected in the standard Transparency Wording.  </w:t>
      </w:r>
    </w:p>
    <w:p w14:paraId="69245D8C" w14:textId="5D42ADC4" w:rsidR="0093420D" w:rsidRDefault="0093420D" w:rsidP="0093420D">
      <w:pPr>
        <w:rPr>
          <w:b/>
          <w:i/>
        </w:rPr>
      </w:pPr>
      <w:r w:rsidRPr="00930F4A">
        <w:rPr>
          <w:b/>
          <w:i/>
        </w:rPr>
        <w:t>RESPONSE</w:t>
      </w:r>
      <w:r>
        <w:rPr>
          <w:b/>
          <w:i/>
        </w:rPr>
        <w:t xml:space="preserve">: </w:t>
      </w:r>
      <w:ins w:id="159" w:author="KSpinola" w:date="2020-07-23T19:56:00Z">
        <w:r w:rsidR="002B0FFA">
          <w:rPr>
            <w:b/>
            <w:i/>
          </w:rPr>
          <w:t>As above</w:t>
        </w:r>
      </w:ins>
    </w:p>
    <w:p w14:paraId="7A7E0D19" w14:textId="77777777" w:rsidR="008E131D" w:rsidRPr="00930F4A" w:rsidRDefault="008E131D" w:rsidP="0093420D">
      <w:pPr>
        <w:rPr>
          <w:b/>
          <w:i/>
        </w:rPr>
      </w:pPr>
    </w:p>
    <w:p w14:paraId="3325BBBF" w14:textId="77777777" w:rsidR="0093420D" w:rsidRDefault="0093420D" w:rsidP="0093420D">
      <w:r>
        <w:t>c) The Transparency must be prominent and kept separate from the terms and conditions etc.</w:t>
      </w:r>
    </w:p>
    <w:p w14:paraId="27A36393" w14:textId="62112DFD" w:rsidR="0093420D" w:rsidRDefault="0093420D" w:rsidP="0093420D">
      <w:pPr>
        <w:rPr>
          <w:b/>
          <w:i/>
        </w:rPr>
      </w:pPr>
      <w:r w:rsidRPr="00930F4A">
        <w:rPr>
          <w:b/>
          <w:i/>
        </w:rPr>
        <w:t>RESPONSE:</w:t>
      </w:r>
      <w:r>
        <w:rPr>
          <w:b/>
          <w:i/>
        </w:rPr>
        <w:t xml:space="preserve"> </w:t>
      </w:r>
      <w:ins w:id="160" w:author="KSpinola" w:date="2020-07-23T19:56:00Z">
        <w:r w:rsidR="002B0FFA">
          <w:rPr>
            <w:b/>
            <w:i/>
          </w:rPr>
          <w:t xml:space="preserve"> As above</w:t>
        </w:r>
      </w:ins>
    </w:p>
    <w:p w14:paraId="41508DFD" w14:textId="77777777" w:rsidR="008E131D" w:rsidRDefault="008E131D" w:rsidP="0093420D">
      <w:pPr>
        <w:rPr>
          <w:b/>
          <w:i/>
        </w:rPr>
      </w:pPr>
    </w:p>
    <w:p w14:paraId="422FC968" w14:textId="77777777" w:rsidR="0093420D" w:rsidRDefault="0093420D" w:rsidP="0093420D">
      <w:r w:rsidRPr="00930F4A">
        <w:lastRenderedPageBreak/>
        <w:t xml:space="preserve">d) In order to ensure that we are collecting and processing the personal information lawfully, we must be able to rely on one of the following conditions to justify why it's needed.  This will be our legal basis for processing it.  </w:t>
      </w:r>
    </w:p>
    <w:p w14:paraId="3E4E6DCD" w14:textId="77777777" w:rsidR="0093420D" w:rsidRDefault="0093420D" w:rsidP="0093420D">
      <w:r>
        <w:t xml:space="preserve">Please select the appropriate legal basis by clicking on the appropriate option from the list below.  If no legal basis can be found, the processing of personal information cannot be conducted: </w:t>
      </w:r>
      <w:r>
        <w:tab/>
      </w:r>
    </w:p>
    <w:p w14:paraId="61D73533" w14:textId="77777777" w:rsidR="0093420D" w:rsidRPr="002B0FFA" w:rsidRDefault="0093420D" w:rsidP="0093420D">
      <w:pPr>
        <w:rPr>
          <w:i/>
          <w:strike/>
          <w:rPrChange w:id="161" w:author="KSpinola" w:date="2020-07-23T19:58:00Z">
            <w:rPr>
              <w:i/>
            </w:rPr>
          </w:rPrChange>
        </w:rPr>
      </w:pPr>
      <w:r w:rsidRPr="002B0FFA">
        <w:rPr>
          <w:i/>
          <w:strike/>
          <w:rPrChange w:id="162" w:author="KSpinola" w:date="2020-07-23T19:58:00Z">
            <w:rPr>
              <w:i/>
            </w:rPr>
          </w:rPrChange>
        </w:rPr>
        <w:t xml:space="preserve">The individual has given their consent to allow us to process their personal information for a specific purpose(s)  </w:t>
      </w:r>
      <w:r w:rsidRPr="002B0FFA">
        <w:rPr>
          <w:i/>
          <w:strike/>
          <w:rPrChange w:id="163" w:author="KSpinola" w:date="2020-07-23T19:58:00Z">
            <w:rPr>
              <w:i/>
            </w:rPr>
          </w:rPrChange>
        </w:rPr>
        <w:tab/>
      </w:r>
    </w:p>
    <w:p w14:paraId="105AE7B9" w14:textId="777433F9" w:rsidR="0093420D" w:rsidRDefault="0093420D" w:rsidP="008E131D">
      <w:pPr>
        <w:rPr>
          <w:b/>
          <w:i/>
        </w:rPr>
      </w:pPr>
      <w:r w:rsidRPr="002B0FFA">
        <w:rPr>
          <w:b/>
          <w:i/>
          <w:strike/>
          <w:rPrChange w:id="164" w:author="KSpinola" w:date="2020-07-23T19:58:00Z">
            <w:rPr>
              <w:b/>
              <w:i/>
            </w:rPr>
          </w:rPrChange>
        </w:rPr>
        <w:t>RESPONSE:</w:t>
      </w:r>
      <w:r>
        <w:rPr>
          <w:b/>
          <w:i/>
        </w:rPr>
        <w:t xml:space="preserve"> </w:t>
      </w:r>
    </w:p>
    <w:p w14:paraId="3FFACD9F" w14:textId="13AF1179" w:rsidR="008E131D" w:rsidRDefault="008E131D" w:rsidP="008E131D">
      <w:pPr>
        <w:rPr>
          <w:b/>
          <w:i/>
        </w:rPr>
      </w:pPr>
    </w:p>
    <w:p w14:paraId="3E3E1816" w14:textId="77777777" w:rsidR="008E131D" w:rsidRPr="003F4919" w:rsidRDefault="008E131D" w:rsidP="008E131D">
      <w:pPr>
        <w:rPr>
          <w:b/>
          <w:i/>
        </w:rPr>
      </w:pPr>
    </w:p>
    <w:p w14:paraId="0A784DCC" w14:textId="77777777" w:rsidR="0093420D" w:rsidRPr="002B0FFA" w:rsidRDefault="0093420D" w:rsidP="0093420D">
      <w:pPr>
        <w:rPr>
          <w:i/>
          <w:strike/>
          <w:rPrChange w:id="165" w:author="KSpinola" w:date="2020-07-23T19:58:00Z">
            <w:rPr>
              <w:i/>
            </w:rPr>
          </w:rPrChange>
        </w:rPr>
      </w:pPr>
      <w:r w:rsidRPr="002B0FFA">
        <w:rPr>
          <w:i/>
          <w:strike/>
          <w:rPrChange w:id="166" w:author="KSpinola" w:date="2020-07-23T19:58:00Z">
            <w:rPr>
              <w:i/>
            </w:rPr>
          </w:rPrChange>
        </w:rPr>
        <w:t xml:space="preserve">The processing of personal information is necessary to facilitate a contract for an individual(s)  </w:t>
      </w:r>
      <w:r w:rsidRPr="002B0FFA">
        <w:rPr>
          <w:i/>
          <w:strike/>
          <w:rPrChange w:id="167" w:author="KSpinola" w:date="2020-07-23T19:58:00Z">
            <w:rPr>
              <w:i/>
            </w:rPr>
          </w:rPrChange>
        </w:rPr>
        <w:tab/>
      </w:r>
    </w:p>
    <w:p w14:paraId="444D3751" w14:textId="759EF36D" w:rsidR="0093420D" w:rsidRDefault="0093420D" w:rsidP="0093420D">
      <w:pPr>
        <w:rPr>
          <w:b/>
          <w:i/>
        </w:rPr>
      </w:pPr>
      <w:r w:rsidRPr="002B0FFA">
        <w:rPr>
          <w:b/>
          <w:i/>
          <w:strike/>
          <w:rPrChange w:id="168" w:author="KSpinola" w:date="2020-07-23T19:58:00Z">
            <w:rPr>
              <w:b/>
              <w:i/>
            </w:rPr>
          </w:rPrChange>
        </w:rPr>
        <w:t>RESPONSE:</w:t>
      </w:r>
      <w:r>
        <w:rPr>
          <w:b/>
          <w:i/>
        </w:rPr>
        <w:t xml:space="preserve"> </w:t>
      </w:r>
    </w:p>
    <w:p w14:paraId="6DED8A84" w14:textId="77777777" w:rsidR="008E131D" w:rsidRDefault="008E131D" w:rsidP="0093420D">
      <w:pPr>
        <w:rPr>
          <w:b/>
          <w:i/>
        </w:rPr>
      </w:pPr>
    </w:p>
    <w:p w14:paraId="614FFEB5" w14:textId="77777777" w:rsidR="0093420D" w:rsidRPr="002B0FFA" w:rsidRDefault="0093420D" w:rsidP="0093420D">
      <w:pPr>
        <w:rPr>
          <w:i/>
          <w:strike/>
          <w:rPrChange w:id="169" w:author="KSpinola" w:date="2020-07-23T19:58:00Z">
            <w:rPr>
              <w:i/>
            </w:rPr>
          </w:rPrChange>
        </w:rPr>
      </w:pPr>
      <w:r w:rsidRPr="002B0FFA">
        <w:rPr>
          <w:i/>
          <w:strike/>
          <w:rPrChange w:id="170" w:author="KSpinola" w:date="2020-07-23T19:58:00Z">
            <w:rPr>
              <w:i/>
            </w:rPr>
          </w:rPrChange>
        </w:rPr>
        <w:t xml:space="preserve">UCLH has a legal obligation that it must fulfil </w:t>
      </w:r>
    </w:p>
    <w:p w14:paraId="624C40DC" w14:textId="7500F574" w:rsidR="0093420D" w:rsidRPr="002B0FFA" w:rsidRDefault="0093420D" w:rsidP="001C29D3">
      <w:pPr>
        <w:rPr>
          <w:b/>
          <w:i/>
          <w:strike/>
          <w:rPrChange w:id="171" w:author="KSpinola" w:date="2020-07-23T19:58:00Z">
            <w:rPr>
              <w:b/>
              <w:i/>
            </w:rPr>
          </w:rPrChange>
        </w:rPr>
      </w:pPr>
      <w:r w:rsidRPr="002B0FFA">
        <w:rPr>
          <w:b/>
          <w:i/>
          <w:strike/>
          <w:rPrChange w:id="172" w:author="KSpinola" w:date="2020-07-23T19:58:00Z">
            <w:rPr>
              <w:b/>
              <w:i/>
            </w:rPr>
          </w:rPrChange>
        </w:rPr>
        <w:t xml:space="preserve">RESPONSE: </w:t>
      </w:r>
    </w:p>
    <w:p w14:paraId="40D54BE4" w14:textId="77777777" w:rsidR="008E131D" w:rsidRPr="00F63443" w:rsidRDefault="008E131D" w:rsidP="001C29D3">
      <w:pPr>
        <w:rPr>
          <w:b/>
          <w:i/>
        </w:rPr>
      </w:pPr>
    </w:p>
    <w:p w14:paraId="2261265E" w14:textId="77777777" w:rsidR="0093420D" w:rsidRPr="002B0FFA" w:rsidRDefault="0093420D" w:rsidP="0093420D">
      <w:pPr>
        <w:rPr>
          <w:i/>
          <w:strike/>
          <w:rPrChange w:id="173" w:author="KSpinola" w:date="2020-07-23T19:58:00Z">
            <w:rPr>
              <w:i/>
            </w:rPr>
          </w:rPrChange>
        </w:rPr>
      </w:pPr>
      <w:r w:rsidRPr="002B0FFA">
        <w:rPr>
          <w:i/>
          <w:strike/>
          <w:rPrChange w:id="174" w:author="KSpinola" w:date="2020-07-23T19:58:00Z">
            <w:rPr>
              <w:i/>
            </w:rPr>
          </w:rPrChange>
        </w:rPr>
        <w:t xml:space="preserve">We are required to process the personal information </w:t>
      </w:r>
      <w:proofErr w:type="gramStart"/>
      <w:r w:rsidRPr="002B0FFA">
        <w:rPr>
          <w:i/>
          <w:strike/>
          <w:rPrChange w:id="175" w:author="KSpinola" w:date="2020-07-23T19:58:00Z">
            <w:rPr>
              <w:i/>
            </w:rPr>
          </w:rPrChange>
        </w:rPr>
        <w:t>in order to</w:t>
      </w:r>
      <w:proofErr w:type="gramEnd"/>
      <w:r w:rsidRPr="002B0FFA">
        <w:rPr>
          <w:i/>
          <w:strike/>
          <w:rPrChange w:id="176" w:author="KSpinola" w:date="2020-07-23T19:58:00Z">
            <w:rPr>
              <w:i/>
            </w:rPr>
          </w:rPrChange>
        </w:rPr>
        <w:t xml:space="preserve"> protect the vital interests of the individual  </w:t>
      </w:r>
      <w:r w:rsidRPr="002B0FFA">
        <w:rPr>
          <w:i/>
          <w:strike/>
          <w:rPrChange w:id="177" w:author="KSpinola" w:date="2020-07-23T19:58:00Z">
            <w:rPr>
              <w:i/>
            </w:rPr>
          </w:rPrChange>
        </w:rPr>
        <w:tab/>
      </w:r>
    </w:p>
    <w:p w14:paraId="0409B3F3" w14:textId="4A4DCCEE" w:rsidR="0093420D" w:rsidRPr="002B0FFA" w:rsidRDefault="0093420D" w:rsidP="0093420D">
      <w:pPr>
        <w:rPr>
          <w:b/>
          <w:i/>
          <w:strike/>
          <w:rPrChange w:id="178" w:author="KSpinola" w:date="2020-07-23T19:58:00Z">
            <w:rPr>
              <w:b/>
              <w:i/>
            </w:rPr>
          </w:rPrChange>
        </w:rPr>
      </w:pPr>
      <w:r w:rsidRPr="002B0FFA">
        <w:rPr>
          <w:b/>
          <w:i/>
          <w:strike/>
          <w:rPrChange w:id="179" w:author="KSpinola" w:date="2020-07-23T19:58:00Z">
            <w:rPr>
              <w:b/>
              <w:i/>
            </w:rPr>
          </w:rPrChange>
        </w:rPr>
        <w:t xml:space="preserve">RESPONSE: </w:t>
      </w:r>
    </w:p>
    <w:p w14:paraId="25BBB0A3" w14:textId="77777777" w:rsidR="008E131D" w:rsidRPr="003F4919" w:rsidRDefault="008E131D" w:rsidP="0093420D">
      <w:pPr>
        <w:rPr>
          <w:b/>
          <w:i/>
        </w:rPr>
      </w:pPr>
    </w:p>
    <w:p w14:paraId="034935EA" w14:textId="77777777" w:rsidR="0093420D" w:rsidRPr="003B17C4" w:rsidRDefault="0093420D" w:rsidP="0093420D">
      <w:pPr>
        <w:rPr>
          <w:i/>
        </w:rPr>
      </w:pPr>
      <w:r w:rsidRPr="003B17C4">
        <w:rPr>
          <w:i/>
        </w:rPr>
        <w:t>The processing is necessary to fulfil a task carried out in the public interest or in the exercise of fulfil</w:t>
      </w:r>
      <w:r>
        <w:rPr>
          <w:i/>
        </w:rPr>
        <w:t>l</w:t>
      </w:r>
      <w:r w:rsidRPr="003B17C4">
        <w:rPr>
          <w:i/>
        </w:rPr>
        <w:t>ing a request from an official authority</w:t>
      </w:r>
      <w:r w:rsidRPr="003B17C4">
        <w:rPr>
          <w:i/>
        </w:rPr>
        <w:tab/>
      </w:r>
    </w:p>
    <w:p w14:paraId="3E3D22C7" w14:textId="472EF8DF" w:rsidR="001C29D3" w:rsidRDefault="0093420D" w:rsidP="4A914D51">
      <w:pPr>
        <w:rPr>
          <w:b/>
          <w:bCs/>
          <w:i/>
          <w:iCs/>
        </w:rPr>
      </w:pPr>
      <w:r w:rsidRPr="4A914D51">
        <w:rPr>
          <w:b/>
          <w:bCs/>
          <w:i/>
          <w:iCs/>
        </w:rPr>
        <w:t xml:space="preserve">RESPONSE: </w:t>
      </w:r>
      <w:ins w:id="180" w:author="KSpinola" w:date="2020-07-23T19:58:00Z">
        <w:r w:rsidR="002B0FFA" w:rsidRPr="4A914D51">
          <w:rPr>
            <w:b/>
            <w:bCs/>
            <w:i/>
            <w:iCs/>
          </w:rPr>
          <w:t xml:space="preserve">Yes, </w:t>
        </w:r>
      </w:ins>
      <w:ins w:id="181" w:author="Jared Wilson-Aggarwal" w:date="2020-07-31T13:28:00Z">
        <w:r w:rsidR="11530F3E" w:rsidRPr="4A914D51">
          <w:rPr>
            <w:b/>
            <w:bCs/>
            <w:i/>
            <w:iCs/>
          </w:rPr>
          <w:t>the</w:t>
        </w:r>
      </w:ins>
      <w:ins w:id="182" w:author="KSpinola" w:date="2020-07-23T19:59:00Z">
        <w:r w:rsidR="002B0FFA" w:rsidRPr="4A914D51">
          <w:rPr>
            <w:b/>
            <w:bCs/>
            <w:i/>
            <w:iCs/>
          </w:rPr>
          <w:t xml:space="preserve"> processing of the data will support the development of novel infection control methods to deal specifically with nosocomial transmission of COVID-19. Risks to personal freedoms will be mitigated through anonymisation of data, ensuring no individual is identifiable.</w:t>
        </w:r>
      </w:ins>
    </w:p>
    <w:p w14:paraId="3286D14F" w14:textId="77777777" w:rsidR="008E131D" w:rsidRDefault="008E131D" w:rsidP="008E131D">
      <w:pPr>
        <w:rPr>
          <w:b/>
          <w:i/>
        </w:rPr>
      </w:pPr>
    </w:p>
    <w:p w14:paraId="55A890CE" w14:textId="7849B1F6" w:rsidR="0093420D" w:rsidRPr="002B0FFA" w:rsidRDefault="0093420D" w:rsidP="0093420D">
      <w:pPr>
        <w:rPr>
          <w:i/>
          <w:strike/>
          <w:rPrChange w:id="183" w:author="KSpinola" w:date="2020-07-23T19:59:00Z">
            <w:rPr>
              <w:i/>
            </w:rPr>
          </w:rPrChange>
        </w:rPr>
      </w:pPr>
      <w:r w:rsidRPr="002B0FFA">
        <w:rPr>
          <w:i/>
          <w:strike/>
          <w:rPrChange w:id="184" w:author="KSpinola" w:date="2020-07-23T19:59:00Z">
            <w:rPr>
              <w:i/>
            </w:rPr>
          </w:rPrChange>
        </w:rPr>
        <w:t xml:space="preserve">The processing is in UCLH's (or a third party acting on our behalf) legitimate interests, but only where such interests do </w:t>
      </w:r>
      <w:proofErr w:type="gramStart"/>
      <w:r w:rsidRPr="002B0FFA">
        <w:rPr>
          <w:i/>
          <w:strike/>
          <w:rPrChange w:id="185" w:author="KSpinola" w:date="2020-07-23T19:59:00Z">
            <w:rPr>
              <w:i/>
            </w:rPr>
          </w:rPrChange>
        </w:rPr>
        <w:t>no</w:t>
      </w:r>
      <w:proofErr w:type="gramEnd"/>
      <w:r w:rsidRPr="002B0FFA">
        <w:rPr>
          <w:i/>
          <w:strike/>
          <w:rPrChange w:id="186" w:author="KSpinola" w:date="2020-07-23T19:59:00Z">
            <w:rPr>
              <w:i/>
            </w:rPr>
          </w:rPrChange>
        </w:rPr>
        <w:t xml:space="preserve"> override the interests or fundamental rights and freedoms of the individual, </w:t>
      </w:r>
      <w:proofErr w:type="gramStart"/>
      <w:r w:rsidRPr="002B0FFA">
        <w:rPr>
          <w:i/>
          <w:strike/>
          <w:rPrChange w:id="187" w:author="KSpinola" w:date="2020-07-23T19:59:00Z">
            <w:rPr>
              <w:i/>
            </w:rPr>
          </w:rPrChange>
        </w:rPr>
        <w:t>in particular where</w:t>
      </w:r>
      <w:proofErr w:type="gramEnd"/>
      <w:r w:rsidRPr="002B0FFA">
        <w:rPr>
          <w:i/>
          <w:strike/>
          <w:rPrChange w:id="188" w:author="KSpinola" w:date="2020-07-23T19:59:00Z">
            <w:rPr>
              <w:i/>
            </w:rPr>
          </w:rPrChange>
        </w:rPr>
        <w:t xml:space="preserve"> the data subject is a child</w:t>
      </w:r>
      <w:r w:rsidRPr="002B0FFA">
        <w:rPr>
          <w:i/>
          <w:strike/>
          <w:rPrChange w:id="189" w:author="KSpinola" w:date="2020-07-23T19:59:00Z">
            <w:rPr>
              <w:i/>
            </w:rPr>
          </w:rPrChange>
        </w:rPr>
        <w:tab/>
      </w:r>
    </w:p>
    <w:p w14:paraId="3EC81710" w14:textId="3E38A1A3" w:rsidR="0093420D" w:rsidRPr="002B0FFA" w:rsidRDefault="0093420D" w:rsidP="0093420D">
      <w:pPr>
        <w:rPr>
          <w:b/>
          <w:i/>
          <w:strike/>
          <w:rPrChange w:id="190" w:author="KSpinola" w:date="2020-07-23T19:59:00Z">
            <w:rPr>
              <w:b/>
              <w:i/>
            </w:rPr>
          </w:rPrChange>
        </w:rPr>
      </w:pPr>
      <w:r w:rsidRPr="002B0FFA">
        <w:rPr>
          <w:b/>
          <w:i/>
          <w:strike/>
          <w:rPrChange w:id="191" w:author="KSpinola" w:date="2020-07-23T19:59:00Z">
            <w:rPr>
              <w:b/>
              <w:i/>
            </w:rPr>
          </w:rPrChange>
        </w:rPr>
        <w:t xml:space="preserve">RESPONSE: </w:t>
      </w:r>
    </w:p>
    <w:p w14:paraId="1D9DB55F" w14:textId="77777777" w:rsidR="008E131D" w:rsidRPr="003F4919" w:rsidRDefault="008E131D" w:rsidP="0093420D">
      <w:pPr>
        <w:rPr>
          <w:b/>
          <w:i/>
        </w:rPr>
      </w:pPr>
    </w:p>
    <w:p w14:paraId="1D298DB1" w14:textId="77777777" w:rsidR="0093420D" w:rsidRDefault="0093420D" w:rsidP="0093420D">
      <w:r>
        <w:t xml:space="preserve">e) In order to ensure that we are collecting and processing special categories of personal information lawfully, we must be able to rely on one of the following conditions to justify why it's needed.  This will be our legal basis for processing it. </w:t>
      </w:r>
    </w:p>
    <w:p w14:paraId="5E2D80B6" w14:textId="77777777" w:rsidR="0093420D" w:rsidRDefault="0093420D" w:rsidP="0093420D">
      <w:r>
        <w:lastRenderedPageBreak/>
        <w:t xml:space="preserve">Please select the appropriate legal basis by clicking on the appropriate option from the list below.  If no legal basis can be found, the processing of special categories of personal information cannot be conducted: </w:t>
      </w:r>
      <w:r>
        <w:tab/>
      </w:r>
    </w:p>
    <w:p w14:paraId="12AFB5EA" w14:textId="77777777" w:rsidR="0093420D" w:rsidRPr="00BC5FE4" w:rsidRDefault="0093420D" w:rsidP="0093420D">
      <w:pPr>
        <w:rPr>
          <w:i/>
          <w:strike/>
          <w:rPrChange w:id="192" w:author="Ed Manley" w:date="2025-10-06T14:55:00Z" w16du:dateUtc="2025-10-06T13:55:00Z">
            <w:rPr>
              <w:i/>
            </w:rPr>
          </w:rPrChange>
        </w:rPr>
      </w:pPr>
      <w:r w:rsidRPr="00BC5FE4">
        <w:rPr>
          <w:i/>
          <w:strike/>
          <w:rPrChange w:id="193" w:author="Ed Manley" w:date="2025-10-06T14:55:00Z" w16du:dateUtc="2025-10-06T13:55:00Z">
            <w:rPr>
              <w:i/>
            </w:rPr>
          </w:rPrChange>
        </w:rPr>
        <w:t>The individual has given their explicit consent to allow us to process their special categories of personal information for a specific purpose(s)</w:t>
      </w:r>
    </w:p>
    <w:p w14:paraId="79E285C8" w14:textId="525BFCD1" w:rsidR="0093420D" w:rsidRPr="003B17C4" w:rsidRDefault="0093420D" w:rsidP="04825214">
      <w:pPr>
        <w:rPr>
          <w:b/>
          <w:bCs/>
          <w:i/>
          <w:iCs/>
        </w:rPr>
      </w:pPr>
      <w:r w:rsidRPr="00BC5FE4">
        <w:rPr>
          <w:b/>
          <w:bCs/>
          <w:i/>
          <w:iCs/>
          <w:strike/>
          <w:rPrChange w:id="194" w:author="Ed Manley" w:date="2025-10-06T14:55:00Z" w16du:dateUtc="2025-10-06T13:55:00Z">
            <w:rPr>
              <w:b/>
              <w:bCs/>
              <w:i/>
              <w:iCs/>
            </w:rPr>
          </w:rPrChange>
        </w:rPr>
        <w:t>RESPONSE:</w:t>
      </w:r>
      <w:r w:rsidRPr="04825214">
        <w:rPr>
          <w:b/>
          <w:bCs/>
          <w:i/>
          <w:iCs/>
        </w:rPr>
        <w:t xml:space="preserve"> </w:t>
      </w:r>
      <w:ins w:id="195" w:author="KSpinola" w:date="2020-07-23T19:59:00Z">
        <w:del w:id="196" w:author="Ed Manley" w:date="2025-10-06T14:54:00Z" w16du:dateUtc="2025-10-06T13:54:00Z">
          <w:r w:rsidR="002B0FFA" w:rsidRPr="04825214" w:rsidDel="00BC5FE4">
            <w:rPr>
              <w:b/>
              <w:bCs/>
              <w:i/>
              <w:iCs/>
            </w:rPr>
            <w:delText>Consent will be</w:delText>
          </w:r>
        </w:del>
      </w:ins>
      <w:ins w:id="197" w:author="KSpinola" w:date="2020-07-23T20:01:00Z">
        <w:del w:id="198" w:author="Ed Manley" w:date="2025-10-06T14:54:00Z" w16du:dateUtc="2025-10-06T13:54:00Z">
          <w:r w:rsidR="002B0FFA" w:rsidRPr="04825214" w:rsidDel="00BC5FE4">
            <w:rPr>
              <w:b/>
              <w:bCs/>
              <w:i/>
              <w:iCs/>
            </w:rPr>
            <w:delText xml:space="preserve"> gained from staf</w:delText>
          </w:r>
        </w:del>
      </w:ins>
      <w:del w:id="199" w:author="Ed Manley" w:date="2025-10-06T14:54:00Z" w16du:dateUtc="2025-10-06T13:54:00Z">
        <w:r w:rsidR="007763AF" w:rsidRPr="04825214" w:rsidDel="00BC5FE4">
          <w:rPr>
            <w:b/>
            <w:bCs/>
            <w:i/>
            <w:iCs/>
          </w:rPr>
          <w:delText>f</w:delText>
        </w:r>
      </w:del>
      <w:ins w:id="200" w:author="KSpinola" w:date="2020-07-23T20:01:00Z">
        <w:del w:id="201" w:author="Ed Manley" w:date="2025-10-06T14:54:00Z" w16du:dateUtc="2025-10-06T13:54:00Z">
          <w:r w:rsidR="002B0FFA" w:rsidRPr="04825214" w:rsidDel="00BC5FE4">
            <w:rPr>
              <w:b/>
              <w:bCs/>
              <w:i/>
              <w:iCs/>
            </w:rPr>
            <w:delText xml:space="preserve"> members </w:delText>
          </w:r>
        </w:del>
      </w:ins>
      <w:ins w:id="202" w:author="Jared Wilson-Aggarwal" w:date="2020-08-03T10:54:00Z">
        <w:del w:id="203" w:author="Ed Manley" w:date="2025-10-06T14:54:00Z" w16du:dateUtc="2025-10-06T13:54:00Z">
          <w:r w:rsidR="026D22E7" w:rsidRPr="04825214" w:rsidDel="00BC5FE4">
            <w:rPr>
              <w:b/>
              <w:bCs/>
              <w:i/>
              <w:iCs/>
            </w:rPr>
            <w:delText>who participate in the SAFER project</w:delText>
          </w:r>
        </w:del>
      </w:ins>
      <w:ins w:id="204" w:author="Jared Wilson-Aggarwal" w:date="2020-08-03T14:00:00Z">
        <w:del w:id="205" w:author="Ed Manley" w:date="2025-10-06T14:54:00Z" w16du:dateUtc="2025-10-06T13:54:00Z">
          <w:r w:rsidR="63D91A3B" w:rsidRPr="04825214" w:rsidDel="00BC5FE4">
            <w:rPr>
              <w:b/>
              <w:bCs/>
              <w:i/>
              <w:iCs/>
            </w:rPr>
            <w:delText xml:space="preserve"> so that their data </w:delText>
          </w:r>
        </w:del>
      </w:ins>
      <w:ins w:id="206" w:author="Jared Wilson-Aggarwal" w:date="2020-08-03T14:01:00Z">
        <w:del w:id="207" w:author="Ed Manley" w:date="2025-10-06T14:54:00Z" w16du:dateUtc="2025-10-06T13:54:00Z">
          <w:r w:rsidR="63D91A3B" w:rsidRPr="04825214" w:rsidDel="00BC5FE4">
            <w:rPr>
              <w:b/>
              <w:bCs/>
              <w:i/>
              <w:iCs/>
            </w:rPr>
            <w:delText xml:space="preserve">(COVID status) </w:delText>
          </w:r>
        </w:del>
      </w:ins>
      <w:ins w:id="208" w:author="Jared Wilson-Aggarwal" w:date="2020-08-03T14:00:00Z">
        <w:del w:id="209" w:author="Ed Manley" w:date="2025-10-06T14:54:00Z" w16du:dateUtc="2025-10-06T13:54:00Z">
          <w:r w:rsidR="63D91A3B" w:rsidRPr="04825214" w:rsidDel="00BC5FE4">
            <w:rPr>
              <w:b/>
              <w:bCs/>
              <w:i/>
              <w:iCs/>
            </w:rPr>
            <w:delText>from the SAFER project c</w:delText>
          </w:r>
        </w:del>
      </w:ins>
      <w:ins w:id="210" w:author="Jared Wilson-Aggarwal" w:date="2020-08-03T14:01:00Z">
        <w:del w:id="211" w:author="Ed Manley" w:date="2025-10-06T14:54:00Z" w16du:dateUtc="2025-10-06T13:54:00Z">
          <w:r w:rsidR="63D91A3B" w:rsidRPr="04825214" w:rsidDel="00BC5FE4">
            <w:rPr>
              <w:b/>
              <w:bCs/>
              <w:i/>
              <w:iCs/>
            </w:rPr>
            <w:delText>an be linked to the interaction dataset</w:delText>
          </w:r>
        </w:del>
      </w:ins>
      <w:ins w:id="212" w:author="Jared Wilson-Aggarwal" w:date="2020-08-03T10:54:00Z">
        <w:del w:id="213" w:author="Ed Manley" w:date="2025-10-06T14:54:00Z" w16du:dateUtc="2025-10-06T13:54:00Z">
          <w:r w:rsidR="026D22E7" w:rsidRPr="04825214" w:rsidDel="00BC5FE4">
            <w:rPr>
              <w:b/>
              <w:bCs/>
              <w:i/>
              <w:iCs/>
            </w:rPr>
            <w:delText xml:space="preserve">. </w:delText>
          </w:r>
        </w:del>
      </w:ins>
    </w:p>
    <w:p w14:paraId="02333735" w14:textId="77777777" w:rsidR="0093420D" w:rsidRPr="002B0FFA" w:rsidRDefault="0093420D" w:rsidP="0093420D">
      <w:pPr>
        <w:rPr>
          <w:i/>
          <w:strike/>
          <w:rPrChange w:id="214" w:author="KSpinola" w:date="2020-07-23T20:01:00Z">
            <w:rPr>
              <w:i/>
            </w:rPr>
          </w:rPrChange>
        </w:rPr>
      </w:pPr>
      <w:r w:rsidRPr="002B0FFA">
        <w:rPr>
          <w:i/>
          <w:strike/>
          <w:rPrChange w:id="215" w:author="KSpinola" w:date="2020-07-23T20:01:00Z">
            <w:rPr>
              <w:i/>
            </w:rPr>
          </w:rPrChange>
        </w:rPr>
        <w:t>The processing is necessary for the purposes of carrying out the obligations and exercising specific rights of UCLH or the individual in the field of employment and social security and social protection law</w:t>
      </w:r>
    </w:p>
    <w:p w14:paraId="01D98EF3" w14:textId="1C2E37EF" w:rsidR="0093420D" w:rsidRDefault="0093420D">
      <w:pPr>
        <w:tabs>
          <w:tab w:val="left" w:pos="1584"/>
        </w:tabs>
        <w:rPr>
          <w:b/>
          <w:i/>
        </w:rPr>
        <w:pPrChange w:id="216" w:author="KSpinola" w:date="2020-07-23T20:01:00Z">
          <w:pPr/>
        </w:pPrChange>
      </w:pPr>
      <w:r w:rsidRPr="002B0FFA">
        <w:rPr>
          <w:b/>
          <w:i/>
          <w:strike/>
          <w:rPrChange w:id="217" w:author="KSpinola" w:date="2020-07-23T20:01:00Z">
            <w:rPr>
              <w:b/>
              <w:i/>
            </w:rPr>
          </w:rPrChange>
        </w:rPr>
        <w:t xml:space="preserve">RESPONSE: </w:t>
      </w:r>
      <w:ins w:id="218" w:author="KSpinola" w:date="2020-07-23T20:01:00Z">
        <w:r w:rsidR="002B0FFA" w:rsidRPr="002B0FFA">
          <w:rPr>
            <w:b/>
            <w:i/>
            <w:strike/>
            <w:rPrChange w:id="219" w:author="KSpinola" w:date="2020-07-23T20:01:00Z">
              <w:rPr>
                <w:b/>
                <w:i/>
              </w:rPr>
            </w:rPrChange>
          </w:rPr>
          <w:tab/>
        </w:r>
      </w:ins>
    </w:p>
    <w:p w14:paraId="0D9E1BCF" w14:textId="77777777" w:rsidR="008E131D" w:rsidRPr="003F4919" w:rsidRDefault="008E131D" w:rsidP="0093420D">
      <w:pPr>
        <w:rPr>
          <w:b/>
          <w:i/>
        </w:rPr>
      </w:pPr>
    </w:p>
    <w:p w14:paraId="124DB794" w14:textId="77777777" w:rsidR="0093420D" w:rsidRPr="002B0FFA" w:rsidRDefault="0093420D" w:rsidP="0093420D">
      <w:pPr>
        <w:rPr>
          <w:i/>
          <w:strike/>
          <w:rPrChange w:id="220" w:author="KSpinola" w:date="2020-07-23T20:02:00Z">
            <w:rPr>
              <w:i/>
            </w:rPr>
          </w:rPrChange>
        </w:rPr>
      </w:pPr>
      <w:r w:rsidRPr="002B0FFA">
        <w:rPr>
          <w:i/>
          <w:strike/>
          <w:rPrChange w:id="221" w:author="KSpinola" w:date="2020-07-23T20:02:00Z">
            <w:rPr>
              <w:i/>
            </w:rPr>
          </w:rPrChange>
        </w:rPr>
        <w:t>Processing is necessary to protect the vital interests of the data subject or of another natural person where the data subject is physically or legally incapable of giving consent</w:t>
      </w:r>
      <w:r w:rsidRPr="002B0FFA">
        <w:rPr>
          <w:i/>
          <w:strike/>
          <w:rPrChange w:id="222" w:author="KSpinola" w:date="2020-07-23T20:02:00Z">
            <w:rPr>
              <w:i/>
            </w:rPr>
          </w:rPrChange>
        </w:rPr>
        <w:tab/>
      </w:r>
    </w:p>
    <w:p w14:paraId="4A887530" w14:textId="06E96F58" w:rsidR="0093420D" w:rsidRDefault="0093420D" w:rsidP="0093420D">
      <w:pPr>
        <w:rPr>
          <w:b/>
          <w:i/>
        </w:rPr>
      </w:pPr>
      <w:r w:rsidRPr="002B0FFA">
        <w:rPr>
          <w:b/>
          <w:i/>
          <w:strike/>
          <w:rPrChange w:id="223" w:author="KSpinola" w:date="2020-07-23T20:02:00Z">
            <w:rPr>
              <w:b/>
              <w:i/>
            </w:rPr>
          </w:rPrChange>
        </w:rPr>
        <w:t>RESPONSE:</w:t>
      </w:r>
      <w:r>
        <w:rPr>
          <w:b/>
          <w:i/>
        </w:rPr>
        <w:t xml:space="preserve"> </w:t>
      </w:r>
    </w:p>
    <w:p w14:paraId="44612FA0" w14:textId="77777777" w:rsidR="008E131D" w:rsidRPr="003B17C4" w:rsidRDefault="008E131D" w:rsidP="0093420D">
      <w:pPr>
        <w:rPr>
          <w:b/>
          <w:i/>
        </w:rPr>
      </w:pPr>
    </w:p>
    <w:p w14:paraId="70048F24" w14:textId="77777777" w:rsidR="0093420D" w:rsidRPr="002B0FFA" w:rsidRDefault="0093420D" w:rsidP="0093420D">
      <w:pPr>
        <w:rPr>
          <w:i/>
          <w:strike/>
          <w:rPrChange w:id="224" w:author="KSpinola" w:date="2020-07-23T20:02:00Z">
            <w:rPr>
              <w:i/>
            </w:rPr>
          </w:rPrChange>
        </w:rPr>
      </w:pPr>
      <w:r w:rsidRPr="002B0FFA">
        <w:rPr>
          <w:i/>
          <w:strike/>
          <w:rPrChange w:id="225" w:author="KSpinola" w:date="2020-07-23T20:02:00Z">
            <w:rPr>
              <w:i/>
            </w:rPr>
          </w:rPrChange>
        </w:rPr>
        <w:t>Processing relates to personal information which are manifestly made public by the individual.</w:t>
      </w:r>
    </w:p>
    <w:p w14:paraId="79F4447F" w14:textId="7160D254" w:rsidR="0093420D" w:rsidRPr="002B0FFA" w:rsidRDefault="0093420D" w:rsidP="0093420D">
      <w:pPr>
        <w:rPr>
          <w:b/>
          <w:i/>
          <w:strike/>
          <w:rPrChange w:id="226" w:author="KSpinola" w:date="2020-07-23T20:02:00Z">
            <w:rPr>
              <w:b/>
              <w:i/>
            </w:rPr>
          </w:rPrChange>
        </w:rPr>
      </w:pPr>
      <w:r w:rsidRPr="002B0FFA">
        <w:rPr>
          <w:b/>
          <w:i/>
          <w:strike/>
          <w:rPrChange w:id="227" w:author="KSpinola" w:date="2020-07-23T20:02:00Z">
            <w:rPr>
              <w:b/>
              <w:i/>
            </w:rPr>
          </w:rPrChange>
        </w:rPr>
        <w:t xml:space="preserve">RESPONSE: </w:t>
      </w:r>
    </w:p>
    <w:p w14:paraId="2A71D960" w14:textId="77777777" w:rsidR="008E131D" w:rsidRPr="003B17C4" w:rsidRDefault="008E131D" w:rsidP="0093420D">
      <w:pPr>
        <w:rPr>
          <w:b/>
          <w:i/>
        </w:rPr>
      </w:pPr>
    </w:p>
    <w:p w14:paraId="2AF4B60C" w14:textId="77777777" w:rsidR="0093420D" w:rsidRPr="002B0FFA" w:rsidRDefault="0093420D" w:rsidP="0093420D">
      <w:pPr>
        <w:rPr>
          <w:i/>
          <w:strike/>
          <w:rPrChange w:id="228" w:author="KSpinola" w:date="2020-07-23T20:02:00Z">
            <w:rPr>
              <w:i/>
            </w:rPr>
          </w:rPrChange>
        </w:rPr>
      </w:pPr>
      <w:r w:rsidRPr="002B0FFA">
        <w:rPr>
          <w:i/>
          <w:strike/>
          <w:rPrChange w:id="229" w:author="KSpinola" w:date="2020-07-23T20:02:00Z">
            <w:rPr>
              <w:i/>
            </w:rPr>
          </w:rPrChange>
        </w:rPr>
        <w:t>Processing is necessary for the establishment, exercise or defence of legal claims or whenever courts are acting in their judicial capacity</w:t>
      </w:r>
      <w:r w:rsidRPr="002B0FFA">
        <w:rPr>
          <w:i/>
          <w:strike/>
          <w:rPrChange w:id="230" w:author="KSpinola" w:date="2020-07-23T20:02:00Z">
            <w:rPr>
              <w:i/>
            </w:rPr>
          </w:rPrChange>
        </w:rPr>
        <w:tab/>
      </w:r>
    </w:p>
    <w:p w14:paraId="08F8B238" w14:textId="467C2BEE" w:rsidR="0093420D" w:rsidRPr="002B0FFA" w:rsidRDefault="0093420D" w:rsidP="0093420D">
      <w:pPr>
        <w:rPr>
          <w:b/>
          <w:i/>
          <w:strike/>
          <w:rPrChange w:id="231" w:author="KSpinola" w:date="2020-07-23T20:02:00Z">
            <w:rPr>
              <w:b/>
              <w:i/>
            </w:rPr>
          </w:rPrChange>
        </w:rPr>
      </w:pPr>
      <w:r w:rsidRPr="002B0FFA">
        <w:rPr>
          <w:b/>
          <w:i/>
          <w:strike/>
          <w:rPrChange w:id="232" w:author="KSpinola" w:date="2020-07-23T20:02:00Z">
            <w:rPr>
              <w:b/>
              <w:i/>
            </w:rPr>
          </w:rPrChange>
        </w:rPr>
        <w:t xml:space="preserve">RESPONSE: </w:t>
      </w:r>
    </w:p>
    <w:p w14:paraId="24AE1537" w14:textId="77777777" w:rsidR="008E131D" w:rsidRPr="003B17C4" w:rsidRDefault="008E131D" w:rsidP="0093420D">
      <w:pPr>
        <w:rPr>
          <w:b/>
          <w:i/>
        </w:rPr>
      </w:pPr>
    </w:p>
    <w:p w14:paraId="47D9C93D" w14:textId="77777777" w:rsidR="0093420D" w:rsidRDefault="0093420D" w:rsidP="0093420D">
      <w:r w:rsidRPr="003B17C4">
        <w:rPr>
          <w:i/>
        </w:rPr>
        <w:t>Processing is necessary for reasons of substantial public interest</w:t>
      </w:r>
    </w:p>
    <w:p w14:paraId="0909FA29" w14:textId="5F66D39F" w:rsidR="0093420D" w:rsidRDefault="0093420D" w:rsidP="04825214">
      <w:pPr>
        <w:rPr>
          <w:b/>
          <w:bCs/>
          <w:i/>
          <w:iCs/>
        </w:rPr>
      </w:pPr>
      <w:r w:rsidRPr="04825214">
        <w:rPr>
          <w:b/>
          <w:bCs/>
          <w:i/>
          <w:iCs/>
        </w:rPr>
        <w:t xml:space="preserve">RESPONSE: </w:t>
      </w:r>
      <w:ins w:id="233" w:author="KSpinola" w:date="2020-07-23T20:02:00Z">
        <w:r w:rsidR="002B0FFA" w:rsidRPr="04825214">
          <w:rPr>
            <w:b/>
            <w:bCs/>
            <w:i/>
            <w:iCs/>
          </w:rPr>
          <w:t xml:space="preserve">Yes, </w:t>
        </w:r>
      </w:ins>
      <w:ins w:id="234" w:author="Jared Wilson-Aggarwal" w:date="2020-07-31T15:58:00Z">
        <w:r w:rsidR="1524EB9A" w:rsidRPr="04825214">
          <w:rPr>
            <w:b/>
            <w:bCs/>
            <w:i/>
            <w:iCs/>
          </w:rPr>
          <w:t>t</w:t>
        </w:r>
      </w:ins>
      <w:ins w:id="235" w:author="KSpinola" w:date="2020-07-23T20:02:00Z">
        <w:r w:rsidR="002B0FFA" w:rsidRPr="04825214">
          <w:rPr>
            <w:b/>
            <w:bCs/>
            <w:i/>
            <w:iCs/>
          </w:rPr>
          <w:t>o support the identification of nosocomial transmission, we require an understanding of the testing status of the individuals involved</w:t>
        </w:r>
      </w:ins>
      <w:ins w:id="236" w:author="Jared Wilson-Aggarwal" w:date="2020-08-03T10:58:00Z">
        <w:r w:rsidR="6B67E048" w:rsidRPr="04825214">
          <w:rPr>
            <w:b/>
            <w:bCs/>
            <w:i/>
            <w:iCs/>
          </w:rPr>
          <w:t xml:space="preserve"> and data on their movements within the hospital</w:t>
        </w:r>
      </w:ins>
      <w:ins w:id="237" w:author="KSpinola" w:date="2020-07-23T20:02:00Z">
        <w:r w:rsidR="002B0FFA" w:rsidRPr="04825214">
          <w:rPr>
            <w:b/>
            <w:bCs/>
            <w:i/>
            <w:iCs/>
          </w:rPr>
          <w:t xml:space="preserve">. Again, these data will be </w:t>
        </w:r>
        <w:del w:id="238" w:author="Ed Manley" w:date="2025-10-06T14:55:00Z" w16du:dateUtc="2025-10-06T13:55:00Z">
          <w:r w:rsidR="002B0FFA" w:rsidRPr="04825214" w:rsidDel="00046B8D">
            <w:rPr>
              <w:b/>
              <w:bCs/>
              <w:i/>
              <w:iCs/>
            </w:rPr>
            <w:delText>anon</w:delText>
          </w:r>
        </w:del>
      </w:ins>
      <w:ins w:id="239" w:author="Jared Wilson-Aggarwal" w:date="2020-07-31T15:59:00Z">
        <w:del w:id="240" w:author="Ed Manley" w:date="2025-10-06T14:55:00Z" w16du:dateUtc="2025-10-06T13:55:00Z">
          <w:r w:rsidR="4E44C84F" w:rsidRPr="04825214" w:rsidDel="00046B8D">
            <w:rPr>
              <w:b/>
              <w:bCs/>
              <w:i/>
              <w:iCs/>
            </w:rPr>
            <w:delText>y</w:delText>
          </w:r>
        </w:del>
      </w:ins>
      <w:ins w:id="241" w:author="KSpinola" w:date="2020-07-23T20:02:00Z">
        <w:del w:id="242" w:author="Ed Manley" w:date="2025-10-06T14:55:00Z" w16du:dateUtc="2025-10-06T13:55:00Z">
          <w:r w:rsidR="002B0FFA" w:rsidRPr="04825214" w:rsidDel="00046B8D">
            <w:rPr>
              <w:b/>
              <w:bCs/>
              <w:i/>
              <w:iCs/>
            </w:rPr>
            <w:delText>mised</w:delText>
          </w:r>
        </w:del>
      </w:ins>
      <w:ins w:id="243" w:author="Ed Manley" w:date="2025-10-06T14:55:00Z" w16du:dateUtc="2025-10-06T13:55:00Z">
        <w:r w:rsidR="00046B8D">
          <w:rPr>
            <w:b/>
            <w:bCs/>
            <w:i/>
            <w:iCs/>
          </w:rPr>
          <w:t>pseudonymised</w:t>
        </w:r>
      </w:ins>
      <w:ins w:id="244" w:author="KSpinola" w:date="2020-07-23T20:02:00Z">
        <w:r w:rsidR="002B0FFA" w:rsidRPr="04825214">
          <w:rPr>
            <w:b/>
            <w:bCs/>
            <w:i/>
            <w:iCs/>
          </w:rPr>
          <w:t xml:space="preserve"> to the indiv</w:t>
        </w:r>
      </w:ins>
      <w:ins w:id="245" w:author="NMG" w:date="2020-07-28T18:39:00Z">
        <w:r w:rsidR="008521DE" w:rsidRPr="04825214">
          <w:rPr>
            <w:b/>
            <w:bCs/>
            <w:i/>
            <w:iCs/>
          </w:rPr>
          <w:t>i</w:t>
        </w:r>
      </w:ins>
      <w:ins w:id="246" w:author="KSpinola" w:date="2020-07-23T20:02:00Z">
        <w:r w:rsidR="002B0FFA" w:rsidRPr="04825214">
          <w:rPr>
            <w:b/>
            <w:bCs/>
            <w:i/>
            <w:iCs/>
          </w:rPr>
          <w:t xml:space="preserve">dual. However, the processing of this data will </w:t>
        </w:r>
      </w:ins>
      <w:ins w:id="247" w:author="NMG" w:date="2020-07-28T18:39:00Z">
        <w:r w:rsidR="008521DE" w:rsidRPr="04825214">
          <w:rPr>
            <w:b/>
            <w:bCs/>
            <w:i/>
            <w:iCs/>
          </w:rPr>
          <w:t>provide</w:t>
        </w:r>
      </w:ins>
      <w:ins w:id="248" w:author="KSpinola" w:date="2020-07-23T20:02:00Z">
        <w:r w:rsidR="002B0FFA" w:rsidRPr="04825214">
          <w:rPr>
            <w:b/>
            <w:bCs/>
            <w:i/>
            <w:iCs/>
          </w:rPr>
          <w:t xml:space="preserve"> insights into the nature of interaction</w:t>
        </w:r>
      </w:ins>
      <w:ins w:id="249" w:author="NMG" w:date="2020-07-28T18:39:00Z">
        <w:r w:rsidR="008521DE" w:rsidRPr="04825214">
          <w:rPr>
            <w:b/>
            <w:bCs/>
            <w:i/>
            <w:iCs/>
          </w:rPr>
          <w:t>s</w:t>
        </w:r>
      </w:ins>
      <w:ins w:id="250" w:author="KSpinola" w:date="2020-07-23T20:02:00Z">
        <w:r w:rsidR="002B0FFA" w:rsidRPr="04825214">
          <w:rPr>
            <w:b/>
            <w:bCs/>
            <w:i/>
            <w:iCs/>
          </w:rPr>
          <w:t xml:space="preserve"> that increase COVID-19 </w:t>
        </w:r>
        <w:proofErr w:type="gramStart"/>
        <w:r w:rsidR="002B0FFA" w:rsidRPr="04825214">
          <w:rPr>
            <w:b/>
            <w:bCs/>
            <w:i/>
            <w:iCs/>
          </w:rPr>
          <w:t>transmission, and</w:t>
        </w:r>
        <w:proofErr w:type="gramEnd"/>
        <w:r w:rsidR="002B0FFA" w:rsidRPr="04825214">
          <w:rPr>
            <w:b/>
            <w:bCs/>
            <w:i/>
            <w:iCs/>
          </w:rPr>
          <w:t xml:space="preserve"> thus can be argued to be within the public interest.</w:t>
        </w:r>
      </w:ins>
    </w:p>
    <w:p w14:paraId="61942DFB" w14:textId="77777777" w:rsidR="008E131D" w:rsidRPr="003B17C4" w:rsidRDefault="008E131D" w:rsidP="0093420D">
      <w:pPr>
        <w:rPr>
          <w:b/>
          <w:i/>
        </w:rPr>
      </w:pPr>
    </w:p>
    <w:p w14:paraId="5ECEB7EE" w14:textId="77777777" w:rsidR="0093420D" w:rsidRPr="00403D54" w:rsidRDefault="0093420D" w:rsidP="0093420D">
      <w:pPr>
        <w:rPr>
          <w:i/>
          <w:strike/>
          <w:rPrChange w:id="251" w:author="KSpinola" w:date="2020-07-23T20:03:00Z">
            <w:rPr>
              <w:i/>
            </w:rPr>
          </w:rPrChange>
        </w:rPr>
      </w:pPr>
      <w:r w:rsidRPr="00403D54">
        <w:rPr>
          <w:i/>
          <w:strike/>
          <w:rPrChange w:id="252" w:author="KSpinola" w:date="2020-07-23T20:03:00Z">
            <w:rPr>
              <w:i/>
            </w:rPr>
          </w:rPrChange>
        </w:rPr>
        <w:t>Processing is necessary for the assessment of the working capacity of the employee.</w:t>
      </w:r>
    </w:p>
    <w:p w14:paraId="3B7318C7" w14:textId="14BC0CE2" w:rsidR="0093420D" w:rsidRPr="00403D54" w:rsidRDefault="0093420D" w:rsidP="0093420D">
      <w:pPr>
        <w:rPr>
          <w:b/>
          <w:i/>
          <w:strike/>
          <w:rPrChange w:id="253" w:author="KSpinola" w:date="2020-07-23T20:03:00Z">
            <w:rPr>
              <w:b/>
              <w:i/>
            </w:rPr>
          </w:rPrChange>
        </w:rPr>
      </w:pPr>
      <w:r w:rsidRPr="00403D54">
        <w:rPr>
          <w:b/>
          <w:i/>
          <w:strike/>
          <w:rPrChange w:id="254" w:author="KSpinola" w:date="2020-07-23T20:03:00Z">
            <w:rPr>
              <w:b/>
              <w:i/>
            </w:rPr>
          </w:rPrChange>
        </w:rPr>
        <w:t xml:space="preserve">RESPONSE: </w:t>
      </w:r>
    </w:p>
    <w:p w14:paraId="0D46EDBB" w14:textId="77777777" w:rsidR="008E131D" w:rsidRDefault="008E131D" w:rsidP="0093420D">
      <w:pPr>
        <w:rPr>
          <w:i/>
        </w:rPr>
      </w:pPr>
    </w:p>
    <w:p w14:paraId="498A52AC" w14:textId="77777777" w:rsidR="0093420D" w:rsidRPr="00D42846" w:rsidRDefault="0093420D" w:rsidP="0093420D">
      <w:pPr>
        <w:pStyle w:val="Heading2"/>
      </w:pPr>
      <w:bookmarkStart w:id="255" w:name="_Toc4408160"/>
      <w:r w:rsidRPr="00D42846">
        <w:lastRenderedPageBreak/>
        <w:t>Section 2</w:t>
      </w:r>
      <w:bookmarkEnd w:id="255"/>
    </w:p>
    <w:p w14:paraId="5A927C28" w14:textId="77777777" w:rsidR="0093420D" w:rsidRDefault="0093420D" w:rsidP="0093420D">
      <w:pPr>
        <w:pStyle w:val="Heading3"/>
      </w:pPr>
      <w:bookmarkStart w:id="256" w:name="_Toc4408161"/>
      <w:r w:rsidRPr="00D42846">
        <w:t>Personal information must be collected for specified, explicit and legitimate purposes and not further processed in a manner that is incompatible with those purposes</w:t>
      </w:r>
      <w:bookmarkEnd w:id="256"/>
    </w:p>
    <w:p w14:paraId="40B1E50B" w14:textId="77777777" w:rsidR="0093420D" w:rsidRDefault="0093420D" w:rsidP="0093420D">
      <w:pPr>
        <w:pStyle w:val="Heading4"/>
      </w:pPr>
      <w:r>
        <w:t>Expected Outcomes</w:t>
      </w:r>
    </w:p>
    <w:p w14:paraId="03ACC106" w14:textId="1AD76CF2" w:rsidR="0093420D" w:rsidRDefault="0093420D" w:rsidP="0093420D">
      <w:pPr>
        <w:rPr>
          <w:b/>
          <w:i/>
        </w:rPr>
      </w:pPr>
      <w:r w:rsidRPr="00930F4A">
        <w:rPr>
          <w:b/>
          <w:i/>
        </w:rPr>
        <w:t>RESPONSE:</w:t>
      </w:r>
      <w:r>
        <w:rPr>
          <w:b/>
          <w:i/>
        </w:rPr>
        <w:t xml:space="preserve"> </w:t>
      </w:r>
      <w:ins w:id="257" w:author="KSpinola" w:date="2020-07-23T20:04:00Z">
        <w:r w:rsidR="00403D54" w:rsidRPr="00403D54">
          <w:rPr>
            <w:b/>
            <w:i/>
          </w:rPr>
          <w:t xml:space="preserve">We will </w:t>
        </w:r>
        <w:del w:id="258" w:author="Ed Manley" w:date="2025-10-06T14:55:00Z" w16du:dateUtc="2025-10-06T13:55:00Z">
          <w:r w:rsidR="00403D54" w:rsidRPr="00403D54" w:rsidDel="0004010C">
            <w:rPr>
              <w:b/>
              <w:i/>
            </w:rPr>
            <w:delText>anonymise</w:delText>
          </w:r>
        </w:del>
      </w:ins>
      <w:ins w:id="259" w:author="Ed Manley" w:date="2025-10-06T14:55:00Z" w16du:dateUtc="2025-10-06T13:55:00Z">
        <w:r w:rsidR="0004010C">
          <w:rPr>
            <w:b/>
            <w:i/>
          </w:rPr>
          <w:t>pseudonymise</w:t>
        </w:r>
      </w:ins>
      <w:ins w:id="260" w:author="KSpinola" w:date="2020-07-23T20:04:00Z">
        <w:r w:rsidR="00403D54" w:rsidRPr="00403D54">
          <w:rPr>
            <w:b/>
            <w:i/>
          </w:rPr>
          <w:t xml:space="preserve"> all individual data and not attempt to re-identify through combination of datasets</w:t>
        </w:r>
        <w:del w:id="261" w:author="Ed Manley" w:date="2025-10-06T14:55:00Z" w16du:dateUtc="2025-10-06T13:55:00Z">
          <w:r w:rsidR="00403D54" w:rsidRPr="00403D54" w:rsidDel="00EC323A">
            <w:rPr>
              <w:b/>
              <w:i/>
            </w:rPr>
            <w:delText>, except where explicit permission is provided by the individual involved (an information and consent sheet for this purpose has been approved by ethics)</w:delText>
          </w:r>
        </w:del>
      </w:ins>
      <w:ins w:id="262" w:author="Edward Manley" w:date="2020-08-04T09:25:00Z">
        <w:del w:id="263" w:author="Ed Manley" w:date="2025-10-06T14:55:00Z" w16du:dateUtc="2025-10-06T13:55:00Z">
          <w:r w:rsidR="0001569D" w:rsidDel="00EC323A">
            <w:rPr>
              <w:b/>
              <w:i/>
            </w:rPr>
            <w:delText>.</w:delText>
          </w:r>
        </w:del>
      </w:ins>
      <w:ins w:id="264" w:author="Ed Manley" w:date="2025-10-06T14:55:00Z" w16du:dateUtc="2025-10-06T13:55:00Z">
        <w:r w:rsidR="00EC323A">
          <w:rPr>
            <w:b/>
            <w:i/>
          </w:rPr>
          <w:t>.</w:t>
        </w:r>
      </w:ins>
    </w:p>
    <w:p w14:paraId="49C01FF9" w14:textId="77777777" w:rsidR="008E131D" w:rsidRPr="003B17C4" w:rsidRDefault="008E131D" w:rsidP="0093420D">
      <w:pPr>
        <w:rPr>
          <w:b/>
          <w:i/>
        </w:rPr>
      </w:pPr>
    </w:p>
    <w:p w14:paraId="1575B77C" w14:textId="77777777" w:rsidR="0093420D" w:rsidRDefault="0093420D" w:rsidP="0093420D">
      <w:pPr>
        <w:pStyle w:val="Heading2"/>
      </w:pPr>
      <w:bookmarkStart w:id="265" w:name="_Toc4408162"/>
      <w:r>
        <w:t>Section 3</w:t>
      </w:r>
      <w:bookmarkEnd w:id="265"/>
    </w:p>
    <w:p w14:paraId="600CBB47" w14:textId="77777777" w:rsidR="0093420D" w:rsidRDefault="0093420D" w:rsidP="0093420D">
      <w:pPr>
        <w:pStyle w:val="Heading3"/>
      </w:pPr>
      <w:bookmarkStart w:id="266" w:name="_Toc4408163"/>
      <w:r>
        <w:t>Personal information must be adequate, relevant and limited to what is necessary in relation to the purposes for which they are processed (‘data minimisation’)</w:t>
      </w:r>
      <w:bookmarkEnd w:id="266"/>
    </w:p>
    <w:p w14:paraId="63798B93" w14:textId="77777777" w:rsidR="0093420D" w:rsidRDefault="0093420D" w:rsidP="0093420D">
      <w:pPr>
        <w:pStyle w:val="Heading4"/>
      </w:pPr>
      <w:r>
        <w:t>Expected Outcomes</w:t>
      </w:r>
    </w:p>
    <w:p w14:paraId="33D546EA" w14:textId="48AC3399" w:rsidR="0093420D" w:rsidRDefault="0093420D" w:rsidP="04825214">
      <w:pPr>
        <w:rPr>
          <w:b/>
          <w:bCs/>
          <w:i/>
          <w:iCs/>
        </w:rPr>
      </w:pPr>
      <w:r w:rsidRPr="04825214">
        <w:rPr>
          <w:b/>
          <w:bCs/>
          <w:i/>
          <w:iCs/>
        </w:rPr>
        <w:t xml:space="preserve">RESPONSE: </w:t>
      </w:r>
      <w:ins w:id="267" w:author="KSpinola" w:date="2020-07-23T20:05:00Z">
        <w:r w:rsidR="00403D54" w:rsidRPr="04825214">
          <w:rPr>
            <w:b/>
            <w:bCs/>
            <w:i/>
            <w:iCs/>
          </w:rPr>
          <w:t xml:space="preserve">We will collect minimal data about individuals - relating to an anonymised identifier, </w:t>
        </w:r>
      </w:ins>
      <w:ins w:id="268" w:author="Jared Wilson-Aggarwal" w:date="2020-08-03T11:22:00Z">
        <w:del w:id="269" w:author="Ed Manley" w:date="2025-10-06T14:56:00Z" w16du:dateUtc="2025-10-06T13:56:00Z">
          <w:r w:rsidR="53520477" w:rsidRPr="04825214" w:rsidDel="00EC323A">
            <w:rPr>
              <w:b/>
              <w:bCs/>
              <w:i/>
              <w:iCs/>
            </w:rPr>
            <w:delText>COVID</w:delText>
          </w:r>
        </w:del>
      </w:ins>
      <w:ins w:id="270" w:author="Edward Manley" w:date="2020-08-04T09:25:00Z">
        <w:del w:id="271" w:author="Ed Manley" w:date="2025-10-06T14:56:00Z" w16du:dateUtc="2025-10-06T13:56:00Z">
          <w:r w:rsidR="00D25934" w:rsidDel="00EC323A">
            <w:rPr>
              <w:b/>
              <w:bCs/>
              <w:i/>
              <w:iCs/>
            </w:rPr>
            <w:delText xml:space="preserve"> </w:delText>
          </w:r>
        </w:del>
        <w:r w:rsidR="00D25934">
          <w:rPr>
            <w:b/>
            <w:bCs/>
            <w:i/>
            <w:iCs/>
          </w:rPr>
          <w:t>test</w:t>
        </w:r>
      </w:ins>
      <w:ins w:id="272" w:author="Jared Wilson-Aggarwal" w:date="2020-08-03T11:22:00Z">
        <w:r w:rsidR="53520477" w:rsidRPr="04825214">
          <w:rPr>
            <w:b/>
            <w:bCs/>
            <w:i/>
            <w:iCs/>
          </w:rPr>
          <w:t xml:space="preserve"> status,</w:t>
        </w:r>
      </w:ins>
      <w:ins w:id="273" w:author="Jared Wilson-Aggarwal" w:date="2020-08-03T12:44:00Z">
        <w:r w:rsidR="16503492" w:rsidRPr="04825214">
          <w:rPr>
            <w:b/>
            <w:bCs/>
            <w:i/>
            <w:iCs/>
          </w:rPr>
          <w:t xml:space="preserve"> the</w:t>
        </w:r>
      </w:ins>
      <w:ins w:id="274" w:author="Jared Wilson-Aggarwal" w:date="2020-08-03T11:22:00Z">
        <w:r w:rsidR="53520477" w:rsidRPr="04825214">
          <w:rPr>
            <w:b/>
            <w:bCs/>
            <w:i/>
            <w:iCs/>
          </w:rPr>
          <w:t xml:space="preserve"> </w:t>
        </w:r>
      </w:ins>
      <w:ins w:id="275" w:author="KSpinola" w:date="2020-07-23T20:05:00Z">
        <w:r w:rsidR="00403D54" w:rsidRPr="04825214">
          <w:rPr>
            <w:b/>
            <w:bCs/>
            <w:i/>
            <w:iCs/>
          </w:rPr>
          <w:t>location</w:t>
        </w:r>
      </w:ins>
      <w:ins w:id="276" w:author="Jared Wilson-Aggarwal" w:date="2020-08-03T12:44:00Z">
        <w:r w:rsidR="7DED2024" w:rsidRPr="04825214">
          <w:rPr>
            <w:b/>
            <w:bCs/>
            <w:i/>
            <w:iCs/>
          </w:rPr>
          <w:t>, time and</w:t>
        </w:r>
      </w:ins>
      <w:ins w:id="277" w:author="Jared Wilson-Aggarwal" w:date="2020-08-03T14:36:00Z">
        <w:r w:rsidR="3BEE2CB8" w:rsidRPr="04825214">
          <w:rPr>
            <w:b/>
            <w:bCs/>
            <w:i/>
            <w:iCs/>
          </w:rPr>
          <w:t xml:space="preserve"> clinical</w:t>
        </w:r>
      </w:ins>
      <w:ins w:id="278" w:author="Jared Wilson-Aggarwal" w:date="2020-08-03T12:44:00Z">
        <w:r w:rsidR="7DED2024" w:rsidRPr="04825214">
          <w:rPr>
            <w:b/>
            <w:bCs/>
            <w:i/>
            <w:iCs/>
          </w:rPr>
          <w:t xml:space="preserve"> interaction type of patient</w:t>
        </w:r>
      </w:ins>
      <w:ins w:id="279" w:author="Jared Wilson-Aggarwal" w:date="2020-08-03T12:45:00Z">
        <w:r w:rsidR="7DED2024" w:rsidRPr="04825214">
          <w:rPr>
            <w:b/>
            <w:bCs/>
            <w:i/>
            <w:iCs/>
          </w:rPr>
          <w:t>-staff interactions as recorded by EPIC, and</w:t>
        </w:r>
      </w:ins>
      <w:ins w:id="280" w:author="Jared Wilson-Aggarwal" w:date="2020-08-03T11:22:00Z">
        <w:r w:rsidR="7C272F42" w:rsidRPr="04825214">
          <w:rPr>
            <w:b/>
            <w:bCs/>
            <w:i/>
            <w:iCs/>
          </w:rPr>
          <w:t xml:space="preserve"> within hospital</w:t>
        </w:r>
      </w:ins>
      <w:ins w:id="281" w:author="KSpinola" w:date="2020-07-23T20:05:00Z">
        <w:r w:rsidR="00403D54" w:rsidRPr="04825214">
          <w:rPr>
            <w:b/>
            <w:bCs/>
            <w:i/>
            <w:iCs/>
          </w:rPr>
          <w:t xml:space="preserve"> </w:t>
        </w:r>
      </w:ins>
      <w:ins w:id="282" w:author="Jared Wilson-Aggarwal" w:date="2020-08-03T12:45:00Z">
        <w:r w:rsidR="1D0DEF06" w:rsidRPr="04825214">
          <w:rPr>
            <w:b/>
            <w:bCs/>
            <w:i/>
            <w:iCs/>
          </w:rPr>
          <w:t xml:space="preserve">movements of staff as recorded by the </w:t>
        </w:r>
      </w:ins>
      <w:ins w:id="283" w:author="Jared Wilson-Aggarwal" w:date="2020-08-03T14:37:00Z">
        <w:r w:rsidR="61A9AE4E" w:rsidRPr="04825214">
          <w:rPr>
            <w:b/>
            <w:bCs/>
            <w:i/>
            <w:iCs/>
          </w:rPr>
          <w:t xml:space="preserve">EPIC, </w:t>
        </w:r>
      </w:ins>
      <w:ins w:id="284" w:author="Jared Wilson-Aggarwal" w:date="2020-08-03T12:45:00Z">
        <w:r w:rsidR="1D0DEF06" w:rsidRPr="04825214">
          <w:rPr>
            <w:b/>
            <w:bCs/>
            <w:i/>
            <w:iCs/>
          </w:rPr>
          <w:t xml:space="preserve">E-roster and card access </w:t>
        </w:r>
      </w:ins>
      <w:ins w:id="285" w:author="Jared Wilson-Aggarwal" w:date="2020-08-03T14:37:00Z">
        <w:r w:rsidR="0471B54A" w:rsidRPr="04825214">
          <w:rPr>
            <w:b/>
            <w:bCs/>
            <w:i/>
            <w:iCs/>
          </w:rPr>
          <w:t xml:space="preserve">log </w:t>
        </w:r>
      </w:ins>
      <w:ins w:id="286" w:author="Jared Wilson-Aggarwal" w:date="2020-08-03T12:45:00Z">
        <w:r w:rsidR="1D0DEF06" w:rsidRPr="04825214">
          <w:rPr>
            <w:b/>
            <w:bCs/>
            <w:i/>
            <w:iCs/>
          </w:rPr>
          <w:t>systems</w:t>
        </w:r>
      </w:ins>
      <w:ins w:id="287" w:author="KSpinola" w:date="2020-07-23T20:05:00Z">
        <w:r w:rsidR="00403D54" w:rsidRPr="04825214">
          <w:rPr>
            <w:b/>
            <w:bCs/>
            <w:i/>
            <w:iCs/>
          </w:rPr>
          <w:t>.</w:t>
        </w:r>
      </w:ins>
    </w:p>
    <w:p w14:paraId="70224C35" w14:textId="77777777" w:rsidR="008E131D" w:rsidRDefault="008E131D" w:rsidP="004F2CB1">
      <w:pPr>
        <w:rPr>
          <w:b/>
          <w:i/>
        </w:rPr>
      </w:pPr>
    </w:p>
    <w:p w14:paraId="180E4E82" w14:textId="77777777" w:rsidR="0093420D" w:rsidRDefault="0093420D" w:rsidP="0093420D">
      <w:pPr>
        <w:pStyle w:val="Heading2"/>
      </w:pPr>
      <w:bookmarkStart w:id="288" w:name="_Toc4408164"/>
      <w:r>
        <w:t>Section 4</w:t>
      </w:r>
      <w:bookmarkEnd w:id="288"/>
    </w:p>
    <w:p w14:paraId="77E6A059" w14:textId="77777777" w:rsidR="0093420D" w:rsidRDefault="0093420D" w:rsidP="0093420D">
      <w:pPr>
        <w:pStyle w:val="Heading3"/>
      </w:pPr>
      <w:bookmarkStart w:id="289" w:name="_Toc4408165"/>
      <w:r>
        <w:t>Personal information must be accurate and, where necessary kept up to date; every reasonable step must be taken to ensure that personal data that are inaccurate, having regard to the purposes for which they are processed, are erased or rectified without delay (‘accuracy’)</w:t>
      </w:r>
      <w:bookmarkEnd w:id="289"/>
    </w:p>
    <w:p w14:paraId="65A26F57" w14:textId="77777777" w:rsidR="0093420D" w:rsidRDefault="0093420D" w:rsidP="0093420D">
      <w:pPr>
        <w:pStyle w:val="Heading4"/>
      </w:pPr>
      <w:r>
        <w:t>Expected Outcomes</w:t>
      </w:r>
    </w:p>
    <w:p w14:paraId="239643EF" w14:textId="77777777" w:rsidR="0093420D" w:rsidRPr="005F199E" w:rsidRDefault="0093420D" w:rsidP="0093420D">
      <w:pPr>
        <w:rPr>
          <w:i/>
        </w:rPr>
      </w:pPr>
      <w:r w:rsidRPr="005F199E">
        <w:rPr>
          <w:i/>
        </w:rPr>
        <w:t>The personal information that we hold in respect of our patients and employees must be accurate.  Where any anomalies are found, either self detected or via the individual themselves, we have the capability and processes in place to rectify these without undue delay.</w:t>
      </w:r>
    </w:p>
    <w:p w14:paraId="557A25C7" w14:textId="1DAF1D15" w:rsidR="004F2CB1" w:rsidRDefault="0093420D" w:rsidP="004F2CB1">
      <w:pPr>
        <w:rPr>
          <w:b/>
          <w:i/>
        </w:rPr>
      </w:pPr>
      <w:r w:rsidRPr="00930F4A">
        <w:rPr>
          <w:b/>
          <w:i/>
        </w:rPr>
        <w:t>RESPONSE:</w:t>
      </w:r>
      <w:r>
        <w:rPr>
          <w:b/>
          <w:i/>
        </w:rPr>
        <w:t xml:space="preserve"> </w:t>
      </w:r>
    </w:p>
    <w:p w14:paraId="61FB6EFE" w14:textId="77777777" w:rsidR="008E131D" w:rsidRDefault="008E131D" w:rsidP="004F2CB1">
      <w:pPr>
        <w:rPr>
          <w:b/>
          <w:i/>
        </w:rPr>
      </w:pPr>
    </w:p>
    <w:p w14:paraId="5D8EF520" w14:textId="1D94186F" w:rsidR="0093420D" w:rsidRDefault="0093420D" w:rsidP="004F2CB1">
      <w:pPr>
        <w:rPr>
          <w:i/>
        </w:rPr>
      </w:pPr>
      <w:r w:rsidRPr="005F199E">
        <w:rPr>
          <w:i/>
        </w:rPr>
        <w:t>Quality controls are in place to ensure that personal information recorded is accurate (</w:t>
      </w:r>
      <w:proofErr w:type="spellStart"/>
      <w:r w:rsidRPr="005F199E">
        <w:rPr>
          <w:i/>
        </w:rPr>
        <w:t>e.g</w:t>
      </w:r>
      <w:proofErr w:type="spellEnd"/>
      <w:r w:rsidRPr="005F199E">
        <w:rPr>
          <w:i/>
        </w:rPr>
        <w:t xml:space="preserve"> when migrating personal information from one system to another, bulk uploads) and can be amended if any inaccuracies are detected. </w:t>
      </w:r>
    </w:p>
    <w:p w14:paraId="7C422100" w14:textId="5F59E3FD" w:rsidR="008E131D" w:rsidRPr="00095A7C" w:rsidRDefault="0093420D" w:rsidP="004F2CB1">
      <w:pPr>
        <w:rPr>
          <w:b/>
          <w:i/>
        </w:rPr>
      </w:pPr>
      <w:r w:rsidRPr="04825214">
        <w:rPr>
          <w:b/>
          <w:bCs/>
          <w:i/>
          <w:iCs/>
        </w:rPr>
        <w:t>RESPONSE</w:t>
      </w:r>
      <w:r w:rsidR="004F2CB1" w:rsidRPr="04825214">
        <w:rPr>
          <w:b/>
          <w:bCs/>
          <w:i/>
          <w:iCs/>
        </w:rPr>
        <w:t>:</w:t>
      </w:r>
      <w:r w:rsidR="004F2CB1">
        <w:t xml:space="preserve"> </w:t>
      </w:r>
      <w:ins w:id="290" w:author="KSpinola" w:date="2020-07-23T20:06:00Z">
        <w:r w:rsidR="00403D54">
          <w:t>Data will be drawn directly from the UCLH databases.</w:t>
        </w:r>
      </w:ins>
      <w:r w:rsidR="00797C1C">
        <w:t xml:space="preserve"> </w:t>
      </w:r>
      <w:r w:rsidR="04825214">
        <w:t xml:space="preserve">Data will be handled within the UCLH network via EMAP. This </w:t>
      </w:r>
      <w:ins w:id="291" w:author="Edward Manley" w:date="2020-08-04T09:26:00Z">
        <w:r w:rsidR="00A621D3">
          <w:t xml:space="preserve">will </w:t>
        </w:r>
      </w:ins>
      <w:r w:rsidR="04825214">
        <w:t>include</w:t>
      </w:r>
      <w:ins w:id="292" w:author="Edward Manley" w:date="2020-08-04T09:27:00Z">
        <w:r w:rsidR="00776EC5">
          <w:t xml:space="preserve"> data </w:t>
        </w:r>
      </w:ins>
      <w:ins w:id="293" w:author="Edward Manley" w:date="2020-08-04T09:28:00Z">
        <w:r w:rsidR="00776EC5">
          <w:t>extracted from</w:t>
        </w:r>
      </w:ins>
      <w:ins w:id="294" w:author="Edward Manley" w:date="2020-08-04T09:26:00Z">
        <w:r w:rsidR="00A621D3">
          <w:t xml:space="preserve"> the</w:t>
        </w:r>
      </w:ins>
      <w:r w:rsidR="04825214">
        <w:t xml:space="preserve"> </w:t>
      </w:r>
      <w:ins w:id="295" w:author="Edward Manley" w:date="2020-08-04T09:26:00Z">
        <w:r w:rsidR="00A621D3">
          <w:t xml:space="preserve">card access </w:t>
        </w:r>
      </w:ins>
      <w:r w:rsidR="04825214">
        <w:t>systems</w:t>
      </w:r>
      <w:ins w:id="296" w:author="Edward Manley" w:date="2020-08-04T09:27:00Z">
        <w:r w:rsidR="00DB6EDF">
          <w:t xml:space="preserve"> (CCure</w:t>
        </w:r>
        <w:r w:rsidR="003E584A">
          <w:t>, Salto</w:t>
        </w:r>
        <w:r w:rsidR="00DB6EDF">
          <w:t>)</w:t>
        </w:r>
      </w:ins>
      <w:ins w:id="297" w:author="Edward Manley" w:date="2020-08-04T09:28:00Z">
        <w:r w:rsidR="00776EC5">
          <w:t xml:space="preserve">, </w:t>
        </w:r>
        <w:r w:rsidR="00593BB3">
          <w:t xml:space="preserve">the e-Rostering database, </w:t>
        </w:r>
        <w:r w:rsidR="00304A7F">
          <w:t>the</w:t>
        </w:r>
        <w:r w:rsidR="00593BB3">
          <w:t xml:space="preserve"> EPIC (electronic healthcare records system)</w:t>
        </w:r>
        <w:r w:rsidR="005E1CF0">
          <w:t xml:space="preserve">, and </w:t>
        </w:r>
        <w:r w:rsidR="00314795">
          <w:t>electronic staff records</w:t>
        </w:r>
      </w:ins>
      <w:r w:rsidR="04825214">
        <w:t xml:space="preserve">. </w:t>
      </w:r>
      <w:ins w:id="298" w:author="Jared Wilson-Aggarwal" w:date="2020-08-03T13:19:00Z">
        <w:r w:rsidR="55B72703">
          <w:t>The data will be used to reconstruct s</w:t>
        </w:r>
      </w:ins>
      <w:ins w:id="299" w:author="Jared Wilson-Aggarwal" w:date="2020-08-03T10:12:00Z">
        <w:r w:rsidR="4ED5786D">
          <w:t>taff trajectories</w:t>
        </w:r>
      </w:ins>
      <w:ins w:id="300" w:author="Jared Wilson-Aggarwal" w:date="2020-08-03T13:19:00Z">
        <w:r w:rsidR="5F4B54FD">
          <w:t xml:space="preserve"> and interactions</w:t>
        </w:r>
        <w:r w:rsidR="59ED8C08">
          <w:t xml:space="preserve">. </w:t>
        </w:r>
      </w:ins>
    </w:p>
    <w:p w14:paraId="43FE0F5E" w14:textId="77777777" w:rsidR="0093420D" w:rsidRPr="005F199E" w:rsidRDefault="0093420D" w:rsidP="0093420D">
      <w:pPr>
        <w:pStyle w:val="Heading2"/>
      </w:pPr>
      <w:bookmarkStart w:id="301" w:name="_Toc4408166"/>
      <w:r w:rsidRPr="005F199E">
        <w:lastRenderedPageBreak/>
        <w:t>Section 5</w:t>
      </w:r>
      <w:bookmarkEnd w:id="301"/>
    </w:p>
    <w:p w14:paraId="04A051D5" w14:textId="77777777" w:rsidR="0093420D" w:rsidRDefault="0093420D" w:rsidP="0093420D">
      <w:pPr>
        <w:pStyle w:val="Heading3"/>
      </w:pPr>
      <w:bookmarkStart w:id="302" w:name="_Toc4408167"/>
      <w:r w:rsidRPr="005F199E">
        <w:t>Personal information must be kept in a form which permits identification of data subjects for no longer than is necessary for the purposes for which the personal data are processed</w:t>
      </w:r>
      <w:bookmarkEnd w:id="302"/>
    </w:p>
    <w:p w14:paraId="15701333" w14:textId="77777777" w:rsidR="0093420D" w:rsidRPr="00B768D7" w:rsidRDefault="0093420D" w:rsidP="0093420D">
      <w:pPr>
        <w:rPr>
          <w:i/>
        </w:rPr>
      </w:pPr>
      <w:r w:rsidRPr="00B768D7">
        <w:rPr>
          <w:i/>
        </w:rPr>
        <w:t xml:space="preserve">Where you are looking to implement a new system/platform, it must have the technical capability to apply the deletion rules to ensure that personal information is deleted in line with UCLH Retention Schedule.  </w:t>
      </w:r>
    </w:p>
    <w:p w14:paraId="079D558F" w14:textId="32FE5D04" w:rsidR="0093420D" w:rsidRDefault="0093420D" w:rsidP="04825214">
      <w:pPr>
        <w:rPr>
          <w:b/>
          <w:bCs/>
          <w:i/>
          <w:iCs/>
        </w:rPr>
      </w:pPr>
      <w:r w:rsidRPr="04825214">
        <w:rPr>
          <w:b/>
          <w:bCs/>
          <w:i/>
          <w:iCs/>
        </w:rPr>
        <w:t xml:space="preserve">RESPONSE: </w:t>
      </w:r>
      <w:ins w:id="303" w:author="KSpinola" w:date="2020-07-23T20:07:00Z">
        <w:r w:rsidR="00403D54" w:rsidRPr="04825214">
          <w:rPr>
            <w:b/>
            <w:bCs/>
            <w:i/>
            <w:iCs/>
          </w:rPr>
          <w:t>N/</w:t>
        </w:r>
        <w:commentRangeStart w:id="304"/>
        <w:r w:rsidR="00403D54" w:rsidRPr="04825214">
          <w:rPr>
            <w:b/>
            <w:bCs/>
            <w:i/>
            <w:iCs/>
          </w:rPr>
          <w:t>A</w:t>
        </w:r>
      </w:ins>
      <w:commentRangeEnd w:id="304"/>
      <w:r>
        <w:rPr>
          <w:rStyle w:val="CommentReference"/>
        </w:rPr>
        <w:commentReference w:id="304"/>
      </w:r>
    </w:p>
    <w:p w14:paraId="2B108752" w14:textId="77777777" w:rsidR="008E131D" w:rsidRDefault="008E131D" w:rsidP="0093420D">
      <w:pPr>
        <w:rPr>
          <w:b/>
          <w:i/>
        </w:rPr>
      </w:pPr>
    </w:p>
    <w:p w14:paraId="39E8141C" w14:textId="77777777" w:rsidR="0093420D" w:rsidRDefault="0093420D" w:rsidP="0093420D">
      <w:pPr>
        <w:rPr>
          <w:i/>
        </w:rPr>
      </w:pPr>
      <w:r w:rsidRPr="00B768D7">
        <w:rPr>
          <w:i/>
        </w:rPr>
        <w:t xml:space="preserve">If you're looking to retain personal information past </w:t>
      </w:r>
      <w:proofErr w:type="gramStart"/>
      <w:r w:rsidRPr="00B768D7">
        <w:rPr>
          <w:i/>
        </w:rPr>
        <w:t>it's</w:t>
      </w:r>
      <w:proofErr w:type="gramEnd"/>
      <w:r w:rsidRPr="00B768D7">
        <w:rPr>
          <w:i/>
        </w:rPr>
        <w:t xml:space="preserve"> retention period (i.e. past the retention period detailed within UCLH retention schedule), and there is no legal obligation to further retain the data, the information should be pseudonymised/anonymised so that the individual can no longer be identified.</w:t>
      </w:r>
    </w:p>
    <w:p w14:paraId="175842C0" w14:textId="29451A78" w:rsidR="0093420D" w:rsidRDefault="0093420D" w:rsidP="04825214">
      <w:pPr>
        <w:rPr>
          <w:b/>
          <w:bCs/>
          <w:i/>
          <w:iCs/>
        </w:rPr>
      </w:pPr>
      <w:r w:rsidRPr="04825214">
        <w:rPr>
          <w:b/>
          <w:bCs/>
          <w:i/>
          <w:iCs/>
        </w:rPr>
        <w:t xml:space="preserve">RESPONSE: </w:t>
      </w:r>
      <w:commentRangeStart w:id="305"/>
      <w:ins w:id="306" w:author="Jared Wilson-Aggarwal" w:date="2020-08-03T10:18:00Z">
        <w:r w:rsidR="7B0DFBA6" w:rsidRPr="04825214">
          <w:rPr>
            <w:b/>
            <w:bCs/>
            <w:i/>
            <w:iCs/>
          </w:rPr>
          <w:t>The data will be anonymised by UCLH data controllers and</w:t>
        </w:r>
      </w:ins>
      <w:ins w:id="307" w:author="Jared Wilson-Aggarwal" w:date="2020-08-03T10:19:00Z">
        <w:r w:rsidR="7B0DFBA6" w:rsidRPr="04825214">
          <w:rPr>
            <w:b/>
            <w:bCs/>
            <w:i/>
            <w:iCs/>
          </w:rPr>
          <w:t xml:space="preserve"> archived by UCLH </w:t>
        </w:r>
      </w:ins>
      <w:ins w:id="308" w:author="Jared Wilson-Aggarwal" w:date="2020-08-03T12:59:00Z">
        <w:r w:rsidR="435333C9" w:rsidRPr="04825214">
          <w:rPr>
            <w:b/>
            <w:bCs/>
            <w:i/>
            <w:iCs/>
          </w:rPr>
          <w:t>as per research governance requirements and standard UCLH policies</w:t>
        </w:r>
      </w:ins>
      <w:ins w:id="309" w:author="Jared Wilson-Aggarwal" w:date="2020-08-03T10:22:00Z">
        <w:r w:rsidR="10C61A92" w:rsidRPr="04825214">
          <w:rPr>
            <w:b/>
            <w:bCs/>
            <w:i/>
            <w:iCs/>
          </w:rPr>
          <w:t>.</w:t>
        </w:r>
      </w:ins>
      <w:ins w:id="310" w:author="Jared Wilson-Aggarwal" w:date="2020-08-03T10:19:00Z">
        <w:r w:rsidR="7B0DFBA6" w:rsidRPr="04825214">
          <w:rPr>
            <w:b/>
            <w:bCs/>
            <w:i/>
            <w:iCs/>
          </w:rPr>
          <w:t xml:space="preserve"> </w:t>
        </w:r>
      </w:ins>
      <w:commentRangeEnd w:id="305"/>
      <w:r>
        <w:rPr>
          <w:rStyle w:val="CommentReference"/>
        </w:rPr>
        <w:commentReference w:id="305"/>
      </w:r>
    </w:p>
    <w:p w14:paraId="34D47D00" w14:textId="77777777" w:rsidR="008E131D" w:rsidRDefault="008E131D" w:rsidP="0093420D">
      <w:pPr>
        <w:rPr>
          <w:b/>
          <w:i/>
        </w:rPr>
      </w:pPr>
    </w:p>
    <w:p w14:paraId="30058BA7" w14:textId="77777777" w:rsidR="0093420D" w:rsidRPr="00B768D7" w:rsidRDefault="0093420D" w:rsidP="0093420D">
      <w:pPr>
        <w:pStyle w:val="Heading2"/>
      </w:pPr>
      <w:bookmarkStart w:id="311" w:name="_Toc4408168"/>
      <w:r w:rsidRPr="00B768D7">
        <w:t>Section 6</w:t>
      </w:r>
      <w:bookmarkEnd w:id="311"/>
    </w:p>
    <w:p w14:paraId="5FCB5F95" w14:textId="77777777" w:rsidR="0093420D" w:rsidRDefault="0093420D" w:rsidP="0093420D">
      <w:pPr>
        <w:pStyle w:val="Heading3"/>
      </w:pPr>
      <w:bookmarkStart w:id="312" w:name="_Toc4408169"/>
      <w:r w:rsidRPr="00B768D7">
        <w:t>Personal information must be processed in a manner that ensures appropriate security of the personal data, including protection against unauthorised or unlawful processing and against accidental loss, destruction or damage, using appropriate technical or organisational measures (‘integrity and confidentiality’)</w:t>
      </w:r>
      <w:bookmarkEnd w:id="312"/>
    </w:p>
    <w:p w14:paraId="181EAFC6" w14:textId="77777777" w:rsidR="0093420D" w:rsidRDefault="0093420D" w:rsidP="0093420D">
      <w:pPr>
        <w:rPr>
          <w:i/>
        </w:rPr>
      </w:pPr>
      <w:r w:rsidRPr="00B768D7">
        <w:rPr>
          <w:i/>
        </w:rPr>
        <w:t>The project should consult with the Solutions Architect to ensure that controls in line with UCLH Information Security Policy are adopted/in place.  Details of the organisational and security measures taken should be provided in the 'outcomes met' column.  This includes where other risk assessment has been undertaken by the project or other risk management processes.  Details of how you expect that compliance will be checked periodically should also be added.</w:t>
      </w:r>
    </w:p>
    <w:p w14:paraId="1F6CFD29" w14:textId="6FC4ADD8" w:rsidR="007C45AE" w:rsidRDefault="0093420D" w:rsidP="008E131D">
      <w:r w:rsidRPr="04825214">
        <w:rPr>
          <w:b/>
          <w:bCs/>
          <w:i/>
          <w:iCs/>
        </w:rPr>
        <w:t>RESPONSE:</w:t>
      </w:r>
      <w:r>
        <w:t xml:space="preserve"> </w:t>
      </w:r>
      <w:ins w:id="313" w:author="KSpinola" w:date="2020-07-23T20:07:00Z">
        <w:r w:rsidR="00403D54">
          <w:t xml:space="preserve">All processing will be conducted within the UCLH network (which restricts external access) and accessed only </w:t>
        </w:r>
      </w:ins>
      <w:ins w:id="314" w:author="Jared Wilson-Aggarwal" w:date="2020-07-31T13:41:00Z">
        <w:r w:rsidR="0B2E06CB">
          <w:t xml:space="preserve">by </w:t>
        </w:r>
      </w:ins>
      <w:ins w:id="315" w:author="KSpinola" w:date="2020-07-23T20:07:00Z">
        <w:r w:rsidR="00403D54">
          <w:t>UCLH employees using appropriate credentials and passwords.</w:t>
        </w:r>
      </w:ins>
      <w:ins w:id="316" w:author="Jared Wilson-Aggarwal" w:date="2020-07-31T13:41:00Z">
        <w:r w:rsidR="625479EE">
          <w:t xml:space="preserve"> </w:t>
        </w:r>
      </w:ins>
      <w:ins w:id="317" w:author="Jared Wilson-Aggarwal" w:date="2020-08-03T14:49:00Z">
        <w:r w:rsidR="6C1CA13E">
          <w:t xml:space="preserve">Analysis will also be conducted within the UCLH network, by </w:t>
        </w:r>
      </w:ins>
      <w:ins w:id="318" w:author="Edward Manley" w:date="2020-08-04T09:29:00Z">
        <w:r w:rsidR="003D4D38">
          <w:t>academic</w:t>
        </w:r>
      </w:ins>
      <w:ins w:id="319" w:author="Jared Wilson-Aggarwal" w:date="2020-07-31T13:42:00Z">
        <w:r w:rsidR="625479EE">
          <w:t xml:space="preserve"> researchers working with honorary UCLH contracts</w:t>
        </w:r>
        <w:r w:rsidR="27E81181">
          <w:t>.</w:t>
        </w:r>
      </w:ins>
    </w:p>
    <w:p w14:paraId="1061BF3A" w14:textId="77777777" w:rsidR="008E131D" w:rsidRDefault="008E131D" w:rsidP="008E131D">
      <w:pPr>
        <w:rPr>
          <w:b/>
          <w:i/>
        </w:rPr>
      </w:pPr>
    </w:p>
    <w:p w14:paraId="555B1908" w14:textId="21B8A3C5" w:rsidR="0093420D" w:rsidRDefault="0093420D" w:rsidP="007C45AE">
      <w:pPr>
        <w:rPr>
          <w:i/>
        </w:rPr>
      </w:pPr>
      <w:r w:rsidRPr="00041478">
        <w:rPr>
          <w:i/>
        </w:rPr>
        <w:t xml:space="preserve">Where personal information is to be transferred to/shared with a </w:t>
      </w:r>
      <w:proofErr w:type="gramStart"/>
      <w:r w:rsidRPr="00041478">
        <w:rPr>
          <w:i/>
        </w:rPr>
        <w:t>third party</w:t>
      </w:r>
      <w:proofErr w:type="gramEnd"/>
      <w:r w:rsidRPr="00041478">
        <w:rPr>
          <w:i/>
        </w:rPr>
        <w:t xml:space="preserve"> supplier, you have consulted with the UCLH Information Governance Team to ensure that an agreement, containing all the standard Data Protection clauses, is (put) in place.</w:t>
      </w:r>
    </w:p>
    <w:p w14:paraId="22DC3CA6" w14:textId="2471E6E6" w:rsidR="0093420D" w:rsidRDefault="0093420D" w:rsidP="4A914D51">
      <w:pPr>
        <w:rPr>
          <w:b/>
          <w:bCs/>
          <w:i/>
          <w:iCs/>
        </w:rPr>
      </w:pPr>
      <w:r w:rsidRPr="4A914D51">
        <w:rPr>
          <w:b/>
          <w:bCs/>
          <w:i/>
          <w:iCs/>
        </w:rPr>
        <w:t xml:space="preserve">RESPONSE: </w:t>
      </w:r>
      <w:ins w:id="320" w:author="KSpinola" w:date="2020-07-23T20:08:00Z">
        <w:r w:rsidR="00403D54" w:rsidRPr="4A914D51">
          <w:rPr>
            <w:b/>
            <w:bCs/>
            <w:i/>
            <w:iCs/>
          </w:rPr>
          <w:t>Data will not be transferred to a third party</w:t>
        </w:r>
      </w:ins>
    </w:p>
    <w:p w14:paraId="218CF77E" w14:textId="77777777" w:rsidR="008E131D" w:rsidRDefault="008E131D" w:rsidP="0093420D">
      <w:pPr>
        <w:rPr>
          <w:b/>
          <w:i/>
        </w:rPr>
      </w:pPr>
    </w:p>
    <w:p w14:paraId="760F5FA1" w14:textId="77777777" w:rsidR="0093420D" w:rsidRPr="00A01F22" w:rsidRDefault="0093420D" w:rsidP="0093420D">
      <w:pPr>
        <w:pStyle w:val="Heading2"/>
      </w:pPr>
      <w:bookmarkStart w:id="321" w:name="_Toc4408170"/>
      <w:r w:rsidRPr="00A01F22">
        <w:lastRenderedPageBreak/>
        <w:t>Section 7</w:t>
      </w:r>
      <w:bookmarkEnd w:id="321"/>
    </w:p>
    <w:p w14:paraId="46D48D96" w14:textId="77777777" w:rsidR="0093420D" w:rsidRDefault="0093420D" w:rsidP="0093420D">
      <w:pPr>
        <w:pStyle w:val="Heading3"/>
      </w:pPr>
      <w:bookmarkStart w:id="322" w:name="_Toc4408171"/>
      <w:r w:rsidRPr="00A01F22">
        <w:t>Personal information can only be transferred to a country outside of the EEA where the appropriate controls have been put in place.</w:t>
      </w:r>
      <w:bookmarkEnd w:id="322"/>
    </w:p>
    <w:p w14:paraId="6348951F" w14:textId="77777777" w:rsidR="0093420D" w:rsidRPr="007A7E3E" w:rsidRDefault="0093420D" w:rsidP="0093420D">
      <w:pPr>
        <w:rPr>
          <w:i/>
        </w:rPr>
      </w:pPr>
      <w:r w:rsidRPr="007A7E3E">
        <w:rPr>
          <w:i/>
        </w:rPr>
        <w:t>Where personal information belonging to our customers and/or colleagues is to be processed/transferred outside of the EEA (e.g. India, US), the following contractual conditions must be met:</w:t>
      </w:r>
    </w:p>
    <w:p w14:paraId="728DBA19" w14:textId="77777777" w:rsidR="0093420D" w:rsidRPr="007A7E3E" w:rsidRDefault="0093420D" w:rsidP="0093420D">
      <w:pPr>
        <w:rPr>
          <w:i/>
        </w:rPr>
      </w:pPr>
      <w:r w:rsidRPr="007A7E3E">
        <w:rPr>
          <w:i/>
        </w:rPr>
        <w:t>Contracts put in place with the relevant parties and include either:</w:t>
      </w:r>
    </w:p>
    <w:p w14:paraId="42294A3E" w14:textId="77777777" w:rsidR="0093420D" w:rsidRPr="007A7E3E" w:rsidRDefault="0093420D" w:rsidP="0093420D">
      <w:pPr>
        <w:rPr>
          <w:i/>
        </w:rPr>
      </w:pPr>
      <w:r w:rsidRPr="007A7E3E">
        <w:rPr>
          <w:i/>
        </w:rPr>
        <w:t xml:space="preserve">- The standard EU model clauses; or </w:t>
      </w:r>
    </w:p>
    <w:p w14:paraId="4511FB6C" w14:textId="77777777" w:rsidR="0093420D" w:rsidRDefault="0093420D" w:rsidP="0093420D">
      <w:pPr>
        <w:rPr>
          <w:i/>
        </w:rPr>
      </w:pPr>
      <w:r w:rsidRPr="007A7E3E">
        <w:rPr>
          <w:i/>
        </w:rPr>
        <w:t>- Approved Binding Corporate Rules (BCRs) - for transfers inter-group (where applicable)</w:t>
      </w:r>
    </w:p>
    <w:p w14:paraId="0BE8D0DC" w14:textId="22DEE3B1" w:rsidR="0093420D" w:rsidRDefault="0093420D" w:rsidP="007C45AE">
      <w:pPr>
        <w:rPr>
          <w:b/>
          <w:i/>
        </w:rPr>
      </w:pPr>
      <w:r w:rsidRPr="00930F4A">
        <w:rPr>
          <w:b/>
          <w:i/>
        </w:rPr>
        <w:t>RESPONSE:</w:t>
      </w:r>
      <w:r>
        <w:rPr>
          <w:b/>
          <w:i/>
        </w:rPr>
        <w:t xml:space="preserve"> </w:t>
      </w:r>
      <w:ins w:id="323" w:author="KSpinola" w:date="2020-07-23T20:08:00Z">
        <w:r w:rsidR="00403D54" w:rsidRPr="00403D54">
          <w:rPr>
            <w:b/>
            <w:i/>
          </w:rPr>
          <w:t>Data will not be transferred</w:t>
        </w:r>
      </w:ins>
    </w:p>
    <w:p w14:paraId="7A61D286" w14:textId="77777777" w:rsidR="008E131D" w:rsidRDefault="008E131D" w:rsidP="007C45AE">
      <w:pPr>
        <w:rPr>
          <w:b/>
          <w:i/>
        </w:rPr>
      </w:pPr>
    </w:p>
    <w:p w14:paraId="7DA145CF" w14:textId="77777777" w:rsidR="0093420D" w:rsidRDefault="0093420D" w:rsidP="0093420D">
      <w:pPr>
        <w:rPr>
          <w:i/>
        </w:rPr>
      </w:pPr>
      <w:r w:rsidRPr="00547843">
        <w:rPr>
          <w:i/>
        </w:rPr>
        <w:t>The Procurement Team and UCLH Information Governance Team have been consulted and involved in contract negotiations</w:t>
      </w:r>
    </w:p>
    <w:p w14:paraId="319BFCD7" w14:textId="5CD78C47" w:rsidR="0093420D" w:rsidRDefault="0093420D" w:rsidP="007C45AE">
      <w:pPr>
        <w:rPr>
          <w:b/>
          <w:i/>
        </w:rPr>
      </w:pPr>
      <w:r w:rsidRPr="00930F4A">
        <w:rPr>
          <w:b/>
          <w:i/>
        </w:rPr>
        <w:t>RESPONSE:</w:t>
      </w:r>
      <w:r>
        <w:rPr>
          <w:b/>
          <w:i/>
        </w:rPr>
        <w:t xml:space="preserve"> </w:t>
      </w:r>
    </w:p>
    <w:p w14:paraId="542D6219" w14:textId="77777777" w:rsidR="008E131D" w:rsidRPr="00547843" w:rsidRDefault="008E131D" w:rsidP="007C45AE">
      <w:pPr>
        <w:rPr>
          <w:b/>
          <w:i/>
        </w:rPr>
      </w:pPr>
    </w:p>
    <w:p w14:paraId="483F80A6" w14:textId="77777777" w:rsidR="0093420D" w:rsidRPr="007A7E3E" w:rsidRDefault="0093420D" w:rsidP="0093420D">
      <w:pPr>
        <w:rPr>
          <w:i/>
        </w:rPr>
      </w:pPr>
      <w:r w:rsidRPr="00547843">
        <w:rPr>
          <w:i/>
        </w:rPr>
        <w:t xml:space="preserve">Where personal information will be transferred to a </w:t>
      </w:r>
      <w:proofErr w:type="gramStart"/>
      <w:r w:rsidRPr="00547843">
        <w:rPr>
          <w:i/>
        </w:rPr>
        <w:t>third party</w:t>
      </w:r>
      <w:proofErr w:type="gramEnd"/>
      <w:r w:rsidRPr="00547843">
        <w:rPr>
          <w:i/>
        </w:rPr>
        <w:t xml:space="preserve"> supplier/vendor, the contractual clauses should include provisions covering the onward transmission to additional third parties or countries outside of the EEA.</w:t>
      </w:r>
    </w:p>
    <w:p w14:paraId="47373127" w14:textId="4899ECBF" w:rsidR="0093420D" w:rsidRDefault="0093420D" w:rsidP="0093420D">
      <w:pPr>
        <w:rPr>
          <w:b/>
          <w:i/>
        </w:rPr>
      </w:pPr>
      <w:r w:rsidRPr="00930F4A">
        <w:rPr>
          <w:b/>
          <w:i/>
        </w:rPr>
        <w:t>RESPONSE:</w:t>
      </w:r>
      <w:r>
        <w:rPr>
          <w:b/>
          <w:i/>
        </w:rPr>
        <w:t xml:space="preserve"> </w:t>
      </w:r>
      <w:ins w:id="324" w:author="KSpinola" w:date="2020-07-23T20:08:00Z">
        <w:r w:rsidR="00403D54" w:rsidRPr="00403D54">
          <w:rPr>
            <w:b/>
            <w:i/>
          </w:rPr>
          <w:t>Data will not be transferred</w:t>
        </w:r>
      </w:ins>
    </w:p>
    <w:p w14:paraId="564BF2D3" w14:textId="77777777" w:rsidR="008E131D" w:rsidRDefault="008E131D" w:rsidP="0093420D">
      <w:pPr>
        <w:rPr>
          <w:b/>
          <w:i/>
        </w:rPr>
      </w:pPr>
    </w:p>
    <w:p w14:paraId="2B657EA2" w14:textId="77777777" w:rsidR="0093420D" w:rsidRPr="00547843" w:rsidRDefault="0093420D" w:rsidP="0093420D">
      <w:pPr>
        <w:pStyle w:val="Heading2"/>
      </w:pPr>
      <w:bookmarkStart w:id="325" w:name="_Toc4408172"/>
      <w:r w:rsidRPr="00547843">
        <w:t>Section 8</w:t>
      </w:r>
      <w:bookmarkEnd w:id="325"/>
      <w:r w:rsidRPr="00547843">
        <w:t xml:space="preserve">  </w:t>
      </w:r>
    </w:p>
    <w:p w14:paraId="6FB7E20B" w14:textId="77777777" w:rsidR="0093420D" w:rsidRDefault="0093420D" w:rsidP="0093420D">
      <w:pPr>
        <w:pStyle w:val="Heading3"/>
      </w:pPr>
      <w:bookmarkStart w:id="326" w:name="_Toc4408173"/>
      <w:r w:rsidRPr="00547843">
        <w:t>Personal information will be processed in accordance with individual's rights</w:t>
      </w:r>
      <w:bookmarkEnd w:id="326"/>
    </w:p>
    <w:p w14:paraId="5466988F" w14:textId="78F74430" w:rsidR="0093420D" w:rsidRDefault="0093420D" w:rsidP="008E131D">
      <w:pPr>
        <w:rPr>
          <w:b/>
          <w:i/>
        </w:rPr>
      </w:pPr>
      <w:r>
        <w:rPr>
          <w:b/>
          <w:i/>
        </w:rPr>
        <w:t xml:space="preserve">GENERAL RESPONSE: </w:t>
      </w:r>
    </w:p>
    <w:p w14:paraId="40FFDAED" w14:textId="77777777" w:rsidR="008E131D" w:rsidRPr="00A03D58" w:rsidRDefault="008E131D" w:rsidP="008E131D">
      <w:pPr>
        <w:rPr>
          <w:b/>
          <w:i/>
        </w:rPr>
      </w:pPr>
    </w:p>
    <w:p w14:paraId="7EF79331" w14:textId="77777777" w:rsidR="0093420D" w:rsidRDefault="0093420D" w:rsidP="0093420D">
      <w:pPr>
        <w:rPr>
          <w:i/>
        </w:rPr>
      </w:pPr>
      <w:r w:rsidRPr="00547843">
        <w:rPr>
          <w:i/>
        </w:rPr>
        <w:t xml:space="preserve">Processes and systems are in place to capture patient/colleague's marketing preferences via all channels (i.e. mail, phone, SMS, email) at on-boarding stage and throughout their relationship with us. </w:t>
      </w:r>
    </w:p>
    <w:p w14:paraId="1A73263C" w14:textId="541C2BA2" w:rsidR="0093420D" w:rsidRDefault="0093420D" w:rsidP="00AE346A">
      <w:pPr>
        <w:rPr>
          <w:b/>
          <w:i/>
        </w:rPr>
      </w:pPr>
      <w:r w:rsidRPr="00930F4A">
        <w:rPr>
          <w:b/>
          <w:i/>
        </w:rPr>
        <w:t>RESPONSE:</w:t>
      </w:r>
      <w:r>
        <w:rPr>
          <w:b/>
          <w:i/>
        </w:rPr>
        <w:t xml:space="preserve"> </w:t>
      </w:r>
      <w:ins w:id="327" w:author="KSpinola" w:date="2020-07-23T20:09:00Z">
        <w:r w:rsidR="00403D54">
          <w:rPr>
            <w:b/>
            <w:i/>
          </w:rPr>
          <w:t>N/A</w:t>
        </w:r>
      </w:ins>
    </w:p>
    <w:p w14:paraId="25200ACF" w14:textId="77777777" w:rsidR="008E131D" w:rsidRDefault="008E131D" w:rsidP="00AE346A">
      <w:pPr>
        <w:rPr>
          <w:b/>
          <w:i/>
        </w:rPr>
      </w:pPr>
    </w:p>
    <w:p w14:paraId="4E8E8F02" w14:textId="77777777" w:rsidR="0093420D" w:rsidRDefault="0093420D" w:rsidP="0093420D">
      <w:pPr>
        <w:rPr>
          <w:i/>
        </w:rPr>
      </w:pPr>
      <w:r w:rsidRPr="00547843">
        <w:rPr>
          <w:i/>
        </w:rPr>
        <w:t xml:space="preserve">If the project is looking to introduce an automated </w:t>
      </w:r>
      <w:proofErr w:type="gramStart"/>
      <w:r w:rsidRPr="00547843">
        <w:rPr>
          <w:i/>
        </w:rPr>
        <w:t>decision making</w:t>
      </w:r>
      <w:proofErr w:type="gramEnd"/>
      <w:r w:rsidRPr="00547843">
        <w:rPr>
          <w:i/>
        </w:rPr>
        <w:t xml:space="preserve"> process (i.e. where decisions are made solely by a system or programme which can significantly impact an individual), it must also have the capability for decisions to be reviewed and </w:t>
      </w:r>
      <w:proofErr w:type="gramStart"/>
      <w:r w:rsidRPr="00547843">
        <w:rPr>
          <w:i/>
        </w:rPr>
        <w:t>reassessed  manually</w:t>
      </w:r>
      <w:proofErr w:type="gramEnd"/>
      <w:r w:rsidRPr="00547843">
        <w:rPr>
          <w:i/>
        </w:rPr>
        <w:t xml:space="preserve"> where required.  </w:t>
      </w:r>
    </w:p>
    <w:p w14:paraId="4E1116F1" w14:textId="57C2D44B" w:rsidR="0093420D" w:rsidRDefault="0093420D" w:rsidP="0093420D">
      <w:pPr>
        <w:rPr>
          <w:b/>
          <w:i/>
        </w:rPr>
      </w:pPr>
      <w:r w:rsidRPr="00930F4A">
        <w:rPr>
          <w:b/>
          <w:i/>
        </w:rPr>
        <w:t>RESPONSE:</w:t>
      </w:r>
      <w:r>
        <w:rPr>
          <w:b/>
          <w:i/>
        </w:rPr>
        <w:t xml:space="preserve"> </w:t>
      </w:r>
      <w:ins w:id="328" w:author="KSpinola" w:date="2020-07-23T20:09:00Z">
        <w:r w:rsidR="00403D54">
          <w:rPr>
            <w:b/>
            <w:i/>
          </w:rPr>
          <w:t>N/A</w:t>
        </w:r>
      </w:ins>
    </w:p>
    <w:p w14:paraId="2D025F2D" w14:textId="77777777" w:rsidR="008E131D" w:rsidRDefault="008E131D" w:rsidP="0093420D">
      <w:pPr>
        <w:rPr>
          <w:b/>
          <w:i/>
        </w:rPr>
      </w:pPr>
    </w:p>
    <w:p w14:paraId="00AA05E1" w14:textId="77777777" w:rsidR="0093420D" w:rsidRDefault="0093420D" w:rsidP="0093420D">
      <w:pPr>
        <w:rPr>
          <w:i/>
        </w:rPr>
      </w:pPr>
      <w:r w:rsidRPr="00547843">
        <w:rPr>
          <w:i/>
        </w:rPr>
        <w:t xml:space="preserve">Where personal information is to be collected and/or stored on a new </w:t>
      </w:r>
      <w:proofErr w:type="gramStart"/>
      <w:r w:rsidRPr="00547843">
        <w:rPr>
          <w:i/>
        </w:rPr>
        <w:t>system,  it</w:t>
      </w:r>
      <w:proofErr w:type="gramEnd"/>
      <w:r w:rsidRPr="00547843">
        <w:rPr>
          <w:i/>
        </w:rPr>
        <w:t xml:space="preserve"> must have the capability to easily retrieve the customer or </w:t>
      </w:r>
      <w:proofErr w:type="gramStart"/>
      <w:r w:rsidRPr="00547843">
        <w:rPr>
          <w:i/>
        </w:rPr>
        <w:t>colleagues</w:t>
      </w:r>
      <w:proofErr w:type="gramEnd"/>
      <w:r w:rsidRPr="00547843">
        <w:rPr>
          <w:i/>
        </w:rPr>
        <w:t xml:space="preserve"> personal information in the event of a subject access request (SAR) </w:t>
      </w:r>
      <w:proofErr w:type="gramStart"/>
      <w:r w:rsidRPr="00547843">
        <w:rPr>
          <w:i/>
        </w:rPr>
        <w:t>being  made</w:t>
      </w:r>
      <w:proofErr w:type="gramEnd"/>
      <w:r w:rsidRPr="00547843">
        <w:rPr>
          <w:i/>
        </w:rPr>
        <w:t xml:space="preserve">.  </w:t>
      </w:r>
    </w:p>
    <w:p w14:paraId="15B0328D" w14:textId="68573768" w:rsidR="0093420D" w:rsidRDefault="0093420D" w:rsidP="0093420D">
      <w:pPr>
        <w:rPr>
          <w:b/>
          <w:i/>
        </w:rPr>
      </w:pPr>
      <w:r w:rsidRPr="00930F4A">
        <w:rPr>
          <w:b/>
          <w:i/>
        </w:rPr>
        <w:lastRenderedPageBreak/>
        <w:t>RESPONSE:</w:t>
      </w:r>
      <w:ins w:id="329" w:author="KSpinola" w:date="2020-07-23T20:10:00Z">
        <w:r w:rsidR="00403D54">
          <w:rPr>
            <w:b/>
            <w:i/>
          </w:rPr>
          <w:t xml:space="preserve"> N/A</w:t>
        </w:r>
      </w:ins>
      <w:r>
        <w:rPr>
          <w:b/>
          <w:i/>
        </w:rPr>
        <w:t xml:space="preserve"> </w:t>
      </w:r>
    </w:p>
    <w:p w14:paraId="70AF9DC5" w14:textId="77777777" w:rsidR="008E131D" w:rsidRPr="00547843" w:rsidRDefault="008E131D" w:rsidP="0093420D">
      <w:pPr>
        <w:rPr>
          <w:b/>
          <w:i/>
        </w:rPr>
      </w:pPr>
    </w:p>
    <w:p w14:paraId="23900C57" w14:textId="77777777" w:rsidR="0093420D" w:rsidRDefault="0093420D" w:rsidP="0093420D">
      <w:pPr>
        <w:rPr>
          <w:i/>
        </w:rPr>
      </w:pPr>
      <w:r w:rsidRPr="00547843">
        <w:rPr>
          <w:i/>
        </w:rPr>
        <w:t>There are processes in place to rectify any inaccurate personal information on the request of the individual without undue delay.</w:t>
      </w:r>
    </w:p>
    <w:p w14:paraId="68361EA9" w14:textId="1F42091A" w:rsidR="0093420D" w:rsidRDefault="0093420D" w:rsidP="0093420D">
      <w:pPr>
        <w:rPr>
          <w:b/>
          <w:i/>
        </w:rPr>
      </w:pPr>
      <w:r w:rsidRPr="00930F4A">
        <w:rPr>
          <w:b/>
          <w:i/>
        </w:rPr>
        <w:t>RESPONSE:</w:t>
      </w:r>
      <w:r>
        <w:rPr>
          <w:b/>
          <w:i/>
        </w:rPr>
        <w:t xml:space="preserve"> </w:t>
      </w:r>
      <w:ins w:id="330" w:author="KSpinola" w:date="2020-07-23T20:10:00Z">
        <w:r w:rsidR="00403D54" w:rsidRPr="00403D54">
          <w:rPr>
            <w:b/>
            <w:i/>
          </w:rPr>
          <w:t>Data will be drawn from existing data sources with these measures in place.</w:t>
        </w:r>
      </w:ins>
    </w:p>
    <w:p w14:paraId="2944B253" w14:textId="77777777" w:rsidR="008E131D" w:rsidRPr="00547843" w:rsidRDefault="008E131D" w:rsidP="0093420D">
      <w:pPr>
        <w:rPr>
          <w:b/>
          <w:i/>
        </w:rPr>
      </w:pPr>
    </w:p>
    <w:p w14:paraId="7F4332AA" w14:textId="77777777" w:rsidR="0093420D" w:rsidRDefault="0093420D" w:rsidP="0093420D">
      <w:pPr>
        <w:rPr>
          <w:i/>
        </w:rPr>
      </w:pPr>
      <w:r w:rsidRPr="00547843">
        <w:rPr>
          <w:i/>
        </w:rPr>
        <w:t xml:space="preserve">There are processes in place to ensure that data subjects contact the Data Protection Officer with regards their rights and questions about data processing, including </w:t>
      </w:r>
      <w:r>
        <w:rPr>
          <w:i/>
        </w:rPr>
        <w:t>co</w:t>
      </w:r>
      <w:r w:rsidRPr="00547843">
        <w:rPr>
          <w:i/>
        </w:rPr>
        <w:t xml:space="preserve">mplaints.    </w:t>
      </w:r>
    </w:p>
    <w:p w14:paraId="6DA87482" w14:textId="22982703" w:rsidR="0093420D" w:rsidRPr="00E443DD" w:rsidRDefault="0093420D" w:rsidP="00AE346A">
      <w:pPr>
        <w:rPr>
          <w:bCs/>
          <w:iCs/>
        </w:rPr>
      </w:pPr>
      <w:r w:rsidRPr="00930F4A">
        <w:rPr>
          <w:b/>
          <w:i/>
        </w:rPr>
        <w:t>RESPONSE:</w:t>
      </w:r>
      <w:r>
        <w:rPr>
          <w:b/>
          <w:i/>
        </w:rPr>
        <w:t xml:space="preserve"> </w:t>
      </w:r>
      <w:ins w:id="331" w:author="KSpinola" w:date="2020-07-23T20:11:00Z">
        <w:r w:rsidR="00403D54">
          <w:rPr>
            <w:b/>
            <w:i/>
          </w:rPr>
          <w:t>UCLH Privacy policy</w:t>
        </w:r>
      </w:ins>
    </w:p>
    <w:p w14:paraId="107AF719" w14:textId="0890DD47" w:rsidR="008E131D" w:rsidRPr="00E443DD" w:rsidRDefault="008E131D" w:rsidP="00AE346A">
      <w:pPr>
        <w:rPr>
          <w:bCs/>
          <w:iCs/>
        </w:rPr>
      </w:pPr>
    </w:p>
    <w:p w14:paraId="3885B22D" w14:textId="7C1149D3" w:rsidR="005556B6" w:rsidRPr="00E443DD" w:rsidRDefault="005556B6" w:rsidP="00AE346A">
      <w:pPr>
        <w:rPr>
          <w:bCs/>
          <w:iCs/>
        </w:rPr>
      </w:pPr>
    </w:p>
    <w:p w14:paraId="3E4A2FEB" w14:textId="3F1D2569" w:rsidR="005556B6" w:rsidRPr="00E443DD" w:rsidRDefault="005556B6" w:rsidP="00AE346A">
      <w:pPr>
        <w:rPr>
          <w:bCs/>
          <w:iCs/>
        </w:rPr>
      </w:pPr>
    </w:p>
    <w:p w14:paraId="5C30FB38" w14:textId="5E227785" w:rsidR="005556B6" w:rsidRPr="00E443DD" w:rsidRDefault="005556B6" w:rsidP="00AE346A">
      <w:pPr>
        <w:rPr>
          <w:bCs/>
          <w:iCs/>
        </w:rPr>
      </w:pPr>
    </w:p>
    <w:p w14:paraId="6B5023E6" w14:textId="7C7E0EAF" w:rsidR="005556B6" w:rsidRPr="00E443DD" w:rsidRDefault="005556B6" w:rsidP="00AE346A">
      <w:pPr>
        <w:rPr>
          <w:bCs/>
          <w:iCs/>
        </w:rPr>
      </w:pPr>
    </w:p>
    <w:p w14:paraId="00D9E80E" w14:textId="58663DF7" w:rsidR="008E131D" w:rsidRDefault="008E131D" w:rsidP="00AE346A">
      <w:pPr>
        <w:rPr>
          <w:b/>
          <w:i/>
        </w:rPr>
        <w:sectPr w:rsidR="008E131D" w:rsidSect="00F05A9F">
          <w:pgSz w:w="11900" w:h="16840"/>
          <w:pgMar w:top="1440" w:right="1440" w:bottom="1440" w:left="1440" w:header="708" w:footer="708" w:gutter="0"/>
          <w:cols w:space="708"/>
          <w:docGrid w:linePitch="360"/>
        </w:sectPr>
      </w:pPr>
    </w:p>
    <w:tbl>
      <w:tblPr>
        <w:tblW w:w="13960" w:type="dxa"/>
        <w:tblLook w:val="04A0" w:firstRow="1" w:lastRow="0" w:firstColumn="1" w:lastColumn="0" w:noHBand="0" w:noVBand="1"/>
      </w:tblPr>
      <w:tblGrid>
        <w:gridCol w:w="266"/>
        <w:gridCol w:w="806"/>
        <w:gridCol w:w="749"/>
        <w:gridCol w:w="873"/>
        <w:gridCol w:w="2983"/>
        <w:gridCol w:w="4086"/>
        <w:gridCol w:w="1492"/>
        <w:gridCol w:w="445"/>
        <w:gridCol w:w="266"/>
        <w:gridCol w:w="627"/>
        <w:gridCol w:w="417"/>
        <w:gridCol w:w="418"/>
        <w:gridCol w:w="266"/>
        <w:gridCol w:w="266"/>
      </w:tblGrid>
      <w:tr w:rsidR="00E443DD" w:rsidRPr="00E443DD" w14:paraId="6E956726" w14:textId="77777777" w:rsidTr="00E443DD">
        <w:trPr>
          <w:trHeight w:val="293"/>
        </w:trPr>
        <w:tc>
          <w:tcPr>
            <w:tcW w:w="13960" w:type="dxa"/>
            <w:gridSpan w:val="14"/>
            <w:vMerge w:val="restart"/>
            <w:tcBorders>
              <w:top w:val="nil"/>
              <w:left w:val="nil"/>
              <w:bottom w:val="nil"/>
              <w:right w:val="nil"/>
            </w:tcBorders>
            <w:shd w:val="clear" w:color="000000" w:fill="1F4E78"/>
            <w:hideMark/>
          </w:tcPr>
          <w:p w14:paraId="1CF498C4" w14:textId="77777777" w:rsidR="00E443DD" w:rsidRPr="00E443DD" w:rsidRDefault="00E443DD" w:rsidP="00E443DD">
            <w:pPr>
              <w:spacing w:before="0" w:after="0"/>
              <w:rPr>
                <w:rFonts w:ascii="Calibri" w:eastAsia="Times New Roman" w:hAnsi="Calibri" w:cs="Calibri"/>
                <w:b/>
                <w:bCs/>
                <w:color w:val="FFFFFF"/>
                <w:sz w:val="22"/>
                <w:szCs w:val="22"/>
              </w:rPr>
            </w:pPr>
            <w:bookmarkStart w:id="332" w:name="_Toc4408174"/>
            <w:r w:rsidRPr="00E443DD">
              <w:rPr>
                <w:rFonts w:ascii="Calibri" w:eastAsia="Times New Roman" w:hAnsi="Calibri" w:cs="Calibri"/>
                <w:b/>
                <w:bCs/>
                <w:color w:val="FFFFFF"/>
              </w:rPr>
              <w:lastRenderedPageBreak/>
              <w:t xml:space="preserve">GUIDANCE NOTES: </w:t>
            </w:r>
            <w:r w:rsidRPr="00E443DD">
              <w:rPr>
                <w:rFonts w:ascii="Calibri" w:eastAsia="Times New Roman" w:hAnsi="Calibri" w:cs="Calibri"/>
                <w:b/>
                <w:bCs/>
                <w:color w:val="FFFFFF"/>
                <w:sz w:val="22"/>
                <w:szCs w:val="22"/>
              </w:rPr>
              <w:t xml:space="preserve"> </w:t>
            </w:r>
            <w:r w:rsidRPr="00E443DD">
              <w:rPr>
                <w:rFonts w:ascii="Calibri" w:eastAsia="Times New Roman" w:hAnsi="Calibri" w:cs="Calibri"/>
                <w:b/>
                <w:bCs/>
                <w:color w:val="FFFFFF"/>
                <w:sz w:val="22"/>
                <w:szCs w:val="22"/>
              </w:rPr>
              <w:br/>
              <w:t xml:space="preserve">The sign-off below is mandatory and must be signed </w:t>
            </w:r>
            <w:proofErr w:type="gramStart"/>
            <w:r w:rsidRPr="00E443DD">
              <w:rPr>
                <w:rFonts w:ascii="Calibri" w:eastAsia="Times New Roman" w:hAnsi="Calibri" w:cs="Calibri"/>
                <w:b/>
                <w:bCs/>
                <w:color w:val="FFFFFF"/>
                <w:sz w:val="22"/>
                <w:szCs w:val="22"/>
              </w:rPr>
              <w:t>off  by</w:t>
            </w:r>
            <w:proofErr w:type="gramEnd"/>
            <w:r w:rsidRPr="00E443DD">
              <w:rPr>
                <w:rFonts w:ascii="Calibri" w:eastAsia="Times New Roman" w:hAnsi="Calibri" w:cs="Calibri"/>
                <w:b/>
                <w:bCs/>
                <w:color w:val="FFFFFF"/>
                <w:sz w:val="22"/>
                <w:szCs w:val="22"/>
              </w:rPr>
              <w:t xml:space="preserve"> the Project Manager/Person leading the change, along with the Project Sponsor/Accountable Executive and the Data Protection Team.  </w:t>
            </w:r>
            <w:r w:rsidRPr="00E443DD">
              <w:rPr>
                <w:rFonts w:ascii="Calibri" w:eastAsia="Times New Roman" w:hAnsi="Calibri" w:cs="Calibri"/>
                <w:color w:val="FFFFFF"/>
                <w:sz w:val="22"/>
                <w:szCs w:val="22"/>
              </w:rPr>
              <w:t xml:space="preserve">  </w:t>
            </w:r>
            <w:r w:rsidRPr="00E443DD">
              <w:rPr>
                <w:rFonts w:ascii="Calibri" w:eastAsia="Times New Roman" w:hAnsi="Calibri" w:cs="Calibri"/>
                <w:color w:val="FFFFFF"/>
                <w:sz w:val="22"/>
                <w:szCs w:val="22"/>
              </w:rPr>
              <w:br/>
            </w:r>
            <w:r w:rsidRPr="00E443DD">
              <w:rPr>
                <w:rFonts w:ascii="Calibri" w:eastAsia="Times New Roman" w:hAnsi="Calibri" w:cs="Calibri"/>
                <w:color w:val="FFFFFF"/>
                <w:sz w:val="22"/>
                <w:szCs w:val="22"/>
              </w:rPr>
              <w:br/>
              <w:t xml:space="preserve">     </w:t>
            </w:r>
          </w:p>
        </w:tc>
      </w:tr>
      <w:tr w:rsidR="00E443DD" w:rsidRPr="00E443DD" w14:paraId="2F85D418" w14:textId="77777777" w:rsidTr="00E443DD">
        <w:trPr>
          <w:trHeight w:val="293"/>
        </w:trPr>
        <w:tc>
          <w:tcPr>
            <w:tcW w:w="13960" w:type="dxa"/>
            <w:gridSpan w:val="14"/>
            <w:vMerge/>
            <w:tcBorders>
              <w:top w:val="nil"/>
              <w:left w:val="nil"/>
              <w:bottom w:val="nil"/>
              <w:right w:val="nil"/>
            </w:tcBorders>
            <w:vAlign w:val="center"/>
            <w:hideMark/>
          </w:tcPr>
          <w:p w14:paraId="74A315BC" w14:textId="77777777" w:rsidR="00E443DD" w:rsidRPr="00E443DD" w:rsidRDefault="00E443DD" w:rsidP="00E443DD">
            <w:pPr>
              <w:spacing w:before="0" w:after="0"/>
              <w:rPr>
                <w:rFonts w:ascii="Calibri" w:eastAsia="Times New Roman" w:hAnsi="Calibri" w:cs="Calibri"/>
                <w:b/>
                <w:bCs/>
                <w:color w:val="FFFFFF"/>
                <w:sz w:val="22"/>
                <w:szCs w:val="22"/>
              </w:rPr>
            </w:pPr>
          </w:p>
        </w:tc>
      </w:tr>
      <w:tr w:rsidR="00E443DD" w:rsidRPr="00E443DD" w14:paraId="2951ACA0" w14:textId="77777777" w:rsidTr="00E443DD">
        <w:trPr>
          <w:trHeight w:val="293"/>
        </w:trPr>
        <w:tc>
          <w:tcPr>
            <w:tcW w:w="13960" w:type="dxa"/>
            <w:gridSpan w:val="14"/>
            <w:vMerge/>
            <w:tcBorders>
              <w:top w:val="nil"/>
              <w:left w:val="nil"/>
              <w:bottom w:val="nil"/>
              <w:right w:val="nil"/>
            </w:tcBorders>
            <w:vAlign w:val="center"/>
            <w:hideMark/>
          </w:tcPr>
          <w:p w14:paraId="3C266DDE" w14:textId="77777777" w:rsidR="00E443DD" w:rsidRPr="00E443DD" w:rsidRDefault="00E443DD" w:rsidP="00E443DD">
            <w:pPr>
              <w:spacing w:before="0" w:after="0"/>
              <w:rPr>
                <w:rFonts w:ascii="Calibri" w:eastAsia="Times New Roman" w:hAnsi="Calibri" w:cs="Calibri"/>
                <w:b/>
                <w:bCs/>
                <w:color w:val="FFFFFF"/>
                <w:sz w:val="22"/>
                <w:szCs w:val="22"/>
              </w:rPr>
            </w:pPr>
          </w:p>
        </w:tc>
      </w:tr>
      <w:tr w:rsidR="00E443DD" w:rsidRPr="00E443DD" w14:paraId="7CD5ECDE" w14:textId="77777777" w:rsidTr="00E443DD">
        <w:trPr>
          <w:trHeight w:val="293"/>
        </w:trPr>
        <w:tc>
          <w:tcPr>
            <w:tcW w:w="13960" w:type="dxa"/>
            <w:gridSpan w:val="14"/>
            <w:vMerge/>
            <w:tcBorders>
              <w:top w:val="nil"/>
              <w:left w:val="nil"/>
              <w:bottom w:val="nil"/>
              <w:right w:val="nil"/>
            </w:tcBorders>
            <w:vAlign w:val="center"/>
            <w:hideMark/>
          </w:tcPr>
          <w:p w14:paraId="3D583AD6" w14:textId="77777777" w:rsidR="00E443DD" w:rsidRPr="00E443DD" w:rsidRDefault="00E443DD" w:rsidP="00E443DD">
            <w:pPr>
              <w:spacing w:before="0" w:after="0"/>
              <w:rPr>
                <w:rFonts w:ascii="Calibri" w:eastAsia="Times New Roman" w:hAnsi="Calibri" w:cs="Calibri"/>
                <w:b/>
                <w:bCs/>
                <w:color w:val="FFFFFF"/>
                <w:sz w:val="22"/>
                <w:szCs w:val="22"/>
              </w:rPr>
            </w:pPr>
          </w:p>
        </w:tc>
      </w:tr>
      <w:tr w:rsidR="00E443DD" w:rsidRPr="00E443DD" w14:paraId="61E46A51" w14:textId="77777777" w:rsidTr="00E443DD">
        <w:trPr>
          <w:trHeight w:val="459"/>
        </w:trPr>
        <w:tc>
          <w:tcPr>
            <w:tcW w:w="13960" w:type="dxa"/>
            <w:gridSpan w:val="14"/>
            <w:tcBorders>
              <w:top w:val="nil"/>
              <w:left w:val="nil"/>
              <w:bottom w:val="nil"/>
              <w:right w:val="nil"/>
            </w:tcBorders>
            <w:shd w:val="clear" w:color="000000" w:fill="2F75B5"/>
            <w:noWrap/>
            <w:vAlign w:val="bottom"/>
            <w:hideMark/>
          </w:tcPr>
          <w:p w14:paraId="35ED0BA4" w14:textId="77777777" w:rsidR="00E443DD" w:rsidRPr="00E443DD" w:rsidRDefault="00E443DD" w:rsidP="00E443DD">
            <w:pPr>
              <w:spacing w:before="0" w:after="0"/>
              <w:rPr>
                <w:rFonts w:ascii="Calibri" w:eastAsia="Times New Roman" w:hAnsi="Calibri" w:cs="Calibri"/>
                <w:b/>
                <w:bCs/>
                <w:color w:val="FFFFFF"/>
                <w:sz w:val="36"/>
                <w:szCs w:val="36"/>
              </w:rPr>
            </w:pPr>
            <w:r w:rsidRPr="00E443DD">
              <w:rPr>
                <w:rFonts w:ascii="Calibri" w:eastAsia="Times New Roman" w:hAnsi="Calibri" w:cs="Calibri"/>
                <w:b/>
                <w:bCs/>
                <w:color w:val="FFFFFF"/>
                <w:sz w:val="36"/>
                <w:szCs w:val="36"/>
              </w:rPr>
              <w:t>Mandatory DPIA Sign Off</w:t>
            </w:r>
          </w:p>
        </w:tc>
      </w:tr>
      <w:tr w:rsidR="00E443DD" w:rsidRPr="00E443DD" w14:paraId="415A16F2" w14:textId="77777777" w:rsidTr="00E443DD">
        <w:trPr>
          <w:trHeight w:val="293"/>
        </w:trPr>
        <w:tc>
          <w:tcPr>
            <w:tcW w:w="13960" w:type="dxa"/>
            <w:gridSpan w:val="14"/>
            <w:vMerge w:val="restart"/>
            <w:tcBorders>
              <w:top w:val="nil"/>
              <w:left w:val="nil"/>
              <w:bottom w:val="nil"/>
              <w:right w:val="nil"/>
            </w:tcBorders>
            <w:shd w:val="clear" w:color="000000" w:fill="2F75B5"/>
            <w:hideMark/>
          </w:tcPr>
          <w:p w14:paraId="12CF9A2B" w14:textId="77777777" w:rsidR="00E443DD" w:rsidRPr="00E443DD" w:rsidRDefault="00E443DD" w:rsidP="00E443DD">
            <w:pPr>
              <w:spacing w:before="0" w:after="0"/>
              <w:rPr>
                <w:rFonts w:ascii="Calibri" w:eastAsia="Times New Roman" w:hAnsi="Calibri" w:cs="Calibri"/>
                <w:color w:val="FFFFFF"/>
                <w:sz w:val="22"/>
                <w:szCs w:val="22"/>
              </w:rPr>
            </w:pPr>
            <w:r w:rsidRPr="00E443DD">
              <w:rPr>
                <w:rFonts w:ascii="Calibri" w:eastAsia="Times New Roman" w:hAnsi="Calibri" w:cs="Calibri"/>
                <w:color w:val="FFFFFF"/>
                <w:sz w:val="22"/>
                <w:szCs w:val="22"/>
              </w:rPr>
              <w:t xml:space="preserve">By providing your sign off, you are confirming that you have reviewed the above, are satisfied and agree with the responses provided, and where any gaps have been identified (i.e. not meeting the expectations detailed above) that the required actions to address and remediate these risks have been captured, either in the Risk &amp; Issues log and will be tracked through to completion by the project.  </w:t>
            </w:r>
            <w:r w:rsidRPr="00E443DD">
              <w:rPr>
                <w:rFonts w:ascii="Calibri" w:eastAsia="Times New Roman" w:hAnsi="Calibri" w:cs="Calibri"/>
                <w:color w:val="FFFFFF"/>
                <w:sz w:val="22"/>
                <w:szCs w:val="22"/>
              </w:rPr>
              <w:br/>
            </w:r>
            <w:r w:rsidRPr="00E443DD">
              <w:rPr>
                <w:rFonts w:ascii="Calibri" w:eastAsia="Times New Roman" w:hAnsi="Calibri" w:cs="Calibri"/>
                <w:color w:val="FFFFFF"/>
                <w:sz w:val="22"/>
                <w:szCs w:val="22"/>
              </w:rPr>
              <w:br/>
              <w:t xml:space="preserve">This should be signed off by the Project Manager (or person leading the change) along with the Project Sponsor/Accountable Executive and Information </w:t>
            </w:r>
            <w:proofErr w:type="spellStart"/>
            <w:r w:rsidRPr="00E443DD">
              <w:rPr>
                <w:rFonts w:ascii="Calibri" w:eastAsia="Times New Roman" w:hAnsi="Calibri" w:cs="Calibri"/>
                <w:color w:val="FFFFFF"/>
                <w:sz w:val="22"/>
                <w:szCs w:val="22"/>
              </w:rPr>
              <w:t>Governence</w:t>
            </w:r>
            <w:proofErr w:type="spellEnd"/>
            <w:r w:rsidRPr="00E443DD">
              <w:rPr>
                <w:rFonts w:ascii="Calibri" w:eastAsia="Times New Roman" w:hAnsi="Calibri" w:cs="Calibri"/>
                <w:color w:val="FFFFFF"/>
                <w:sz w:val="22"/>
                <w:szCs w:val="22"/>
              </w:rPr>
              <w:t xml:space="preserve"> Team.  The project sponsor/accountable executive and IG team should provide their sign off via email and a copy kept with the PIA for audit purposes.   Please keep a copy of this PIA document with your project documentation.  </w:t>
            </w:r>
          </w:p>
        </w:tc>
      </w:tr>
      <w:tr w:rsidR="00E443DD" w:rsidRPr="00E443DD" w14:paraId="04B850BA" w14:textId="77777777" w:rsidTr="00E443DD">
        <w:trPr>
          <w:trHeight w:val="293"/>
        </w:trPr>
        <w:tc>
          <w:tcPr>
            <w:tcW w:w="13960" w:type="dxa"/>
            <w:gridSpan w:val="14"/>
            <w:vMerge/>
            <w:tcBorders>
              <w:top w:val="nil"/>
              <w:left w:val="nil"/>
              <w:bottom w:val="nil"/>
              <w:right w:val="nil"/>
            </w:tcBorders>
            <w:vAlign w:val="center"/>
            <w:hideMark/>
          </w:tcPr>
          <w:p w14:paraId="382F2C03" w14:textId="77777777" w:rsidR="00E443DD" w:rsidRPr="00E443DD" w:rsidRDefault="00E443DD" w:rsidP="00E443DD">
            <w:pPr>
              <w:spacing w:before="0" w:after="0"/>
              <w:rPr>
                <w:rFonts w:ascii="Calibri" w:eastAsia="Times New Roman" w:hAnsi="Calibri" w:cs="Calibri"/>
                <w:color w:val="FFFFFF"/>
                <w:sz w:val="22"/>
                <w:szCs w:val="22"/>
              </w:rPr>
            </w:pPr>
          </w:p>
        </w:tc>
      </w:tr>
      <w:tr w:rsidR="00E443DD" w:rsidRPr="00E443DD" w14:paraId="748A8A5E" w14:textId="77777777" w:rsidTr="00E443DD">
        <w:trPr>
          <w:trHeight w:val="293"/>
        </w:trPr>
        <w:tc>
          <w:tcPr>
            <w:tcW w:w="13960" w:type="dxa"/>
            <w:gridSpan w:val="14"/>
            <w:vMerge/>
            <w:tcBorders>
              <w:top w:val="nil"/>
              <w:left w:val="nil"/>
              <w:bottom w:val="nil"/>
              <w:right w:val="nil"/>
            </w:tcBorders>
            <w:vAlign w:val="center"/>
            <w:hideMark/>
          </w:tcPr>
          <w:p w14:paraId="2DFD96AF" w14:textId="77777777" w:rsidR="00E443DD" w:rsidRPr="00E443DD" w:rsidRDefault="00E443DD" w:rsidP="00E443DD">
            <w:pPr>
              <w:spacing w:before="0" w:after="0"/>
              <w:rPr>
                <w:rFonts w:ascii="Calibri" w:eastAsia="Times New Roman" w:hAnsi="Calibri" w:cs="Calibri"/>
                <w:color w:val="FFFFFF"/>
                <w:sz w:val="22"/>
                <w:szCs w:val="22"/>
              </w:rPr>
            </w:pPr>
          </w:p>
        </w:tc>
      </w:tr>
      <w:tr w:rsidR="00E443DD" w:rsidRPr="00E443DD" w14:paraId="36371961" w14:textId="77777777" w:rsidTr="00E443DD">
        <w:trPr>
          <w:trHeight w:val="293"/>
        </w:trPr>
        <w:tc>
          <w:tcPr>
            <w:tcW w:w="13960" w:type="dxa"/>
            <w:gridSpan w:val="14"/>
            <w:vMerge/>
            <w:tcBorders>
              <w:top w:val="nil"/>
              <w:left w:val="nil"/>
              <w:bottom w:val="nil"/>
              <w:right w:val="nil"/>
            </w:tcBorders>
            <w:vAlign w:val="center"/>
            <w:hideMark/>
          </w:tcPr>
          <w:p w14:paraId="01EB2D57" w14:textId="77777777" w:rsidR="00E443DD" w:rsidRPr="00E443DD" w:rsidRDefault="00E443DD" w:rsidP="00E443DD">
            <w:pPr>
              <w:spacing w:before="0" w:after="0"/>
              <w:rPr>
                <w:rFonts w:ascii="Calibri" w:eastAsia="Times New Roman" w:hAnsi="Calibri" w:cs="Calibri"/>
                <w:color w:val="FFFFFF"/>
                <w:sz w:val="22"/>
                <w:szCs w:val="22"/>
              </w:rPr>
            </w:pPr>
          </w:p>
        </w:tc>
      </w:tr>
      <w:tr w:rsidR="00E443DD" w:rsidRPr="00E443DD" w14:paraId="6927AE8D" w14:textId="77777777" w:rsidTr="00E443DD">
        <w:trPr>
          <w:trHeight w:val="293"/>
        </w:trPr>
        <w:tc>
          <w:tcPr>
            <w:tcW w:w="13960" w:type="dxa"/>
            <w:gridSpan w:val="14"/>
            <w:vMerge/>
            <w:tcBorders>
              <w:top w:val="nil"/>
              <w:left w:val="nil"/>
              <w:bottom w:val="nil"/>
              <w:right w:val="nil"/>
            </w:tcBorders>
            <w:vAlign w:val="center"/>
            <w:hideMark/>
          </w:tcPr>
          <w:p w14:paraId="7AD56F9C" w14:textId="77777777" w:rsidR="00E443DD" w:rsidRPr="00E443DD" w:rsidRDefault="00E443DD" w:rsidP="00E443DD">
            <w:pPr>
              <w:spacing w:before="0" w:after="0"/>
              <w:rPr>
                <w:rFonts w:ascii="Calibri" w:eastAsia="Times New Roman" w:hAnsi="Calibri" w:cs="Calibri"/>
                <w:color w:val="FFFFFF"/>
                <w:sz w:val="22"/>
                <w:szCs w:val="22"/>
              </w:rPr>
            </w:pPr>
          </w:p>
        </w:tc>
      </w:tr>
      <w:tr w:rsidR="00E443DD" w:rsidRPr="00E443DD" w14:paraId="3465C983" w14:textId="77777777" w:rsidTr="00E443DD">
        <w:trPr>
          <w:trHeight w:val="293"/>
        </w:trPr>
        <w:tc>
          <w:tcPr>
            <w:tcW w:w="13960" w:type="dxa"/>
            <w:gridSpan w:val="14"/>
            <w:vMerge/>
            <w:tcBorders>
              <w:top w:val="nil"/>
              <w:left w:val="nil"/>
              <w:bottom w:val="nil"/>
              <w:right w:val="nil"/>
            </w:tcBorders>
            <w:vAlign w:val="center"/>
            <w:hideMark/>
          </w:tcPr>
          <w:p w14:paraId="3260533B" w14:textId="77777777" w:rsidR="00E443DD" w:rsidRPr="00E443DD" w:rsidRDefault="00E443DD" w:rsidP="00E443DD">
            <w:pPr>
              <w:spacing w:before="0" w:after="0"/>
              <w:rPr>
                <w:rFonts w:ascii="Calibri" w:eastAsia="Times New Roman" w:hAnsi="Calibri" w:cs="Calibri"/>
                <w:color w:val="FFFFFF"/>
                <w:sz w:val="22"/>
                <w:szCs w:val="22"/>
              </w:rPr>
            </w:pPr>
          </w:p>
        </w:tc>
      </w:tr>
      <w:tr w:rsidR="00E443DD" w:rsidRPr="00E443DD" w14:paraId="08818D61" w14:textId="77777777" w:rsidTr="00E443DD">
        <w:trPr>
          <w:trHeight w:val="293"/>
        </w:trPr>
        <w:tc>
          <w:tcPr>
            <w:tcW w:w="13960" w:type="dxa"/>
            <w:gridSpan w:val="14"/>
            <w:vMerge/>
            <w:tcBorders>
              <w:top w:val="nil"/>
              <w:left w:val="nil"/>
              <w:bottom w:val="nil"/>
              <w:right w:val="nil"/>
            </w:tcBorders>
            <w:vAlign w:val="center"/>
            <w:hideMark/>
          </w:tcPr>
          <w:p w14:paraId="3FF08094" w14:textId="77777777" w:rsidR="00E443DD" w:rsidRPr="00E443DD" w:rsidRDefault="00E443DD" w:rsidP="00E443DD">
            <w:pPr>
              <w:spacing w:before="0" w:after="0"/>
              <w:rPr>
                <w:rFonts w:ascii="Calibri" w:eastAsia="Times New Roman" w:hAnsi="Calibri" w:cs="Calibri"/>
                <w:color w:val="FFFFFF"/>
                <w:sz w:val="22"/>
                <w:szCs w:val="22"/>
              </w:rPr>
            </w:pPr>
          </w:p>
        </w:tc>
      </w:tr>
      <w:tr w:rsidR="00E443DD" w:rsidRPr="00E443DD" w14:paraId="7947990B" w14:textId="77777777" w:rsidTr="00E443DD">
        <w:trPr>
          <w:trHeight w:val="287"/>
        </w:trPr>
        <w:tc>
          <w:tcPr>
            <w:tcW w:w="266" w:type="dxa"/>
            <w:tcBorders>
              <w:top w:val="nil"/>
              <w:left w:val="nil"/>
              <w:bottom w:val="nil"/>
              <w:right w:val="nil"/>
            </w:tcBorders>
            <w:shd w:val="clear" w:color="000000" w:fill="2F75B5"/>
            <w:noWrap/>
            <w:vAlign w:val="bottom"/>
            <w:hideMark/>
          </w:tcPr>
          <w:p w14:paraId="6D196D05"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806" w:type="dxa"/>
            <w:tcBorders>
              <w:top w:val="nil"/>
              <w:left w:val="nil"/>
              <w:bottom w:val="nil"/>
              <w:right w:val="nil"/>
            </w:tcBorders>
            <w:shd w:val="clear" w:color="000000" w:fill="2F75B5"/>
            <w:noWrap/>
            <w:vAlign w:val="bottom"/>
            <w:hideMark/>
          </w:tcPr>
          <w:p w14:paraId="03784E28"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749" w:type="dxa"/>
            <w:tcBorders>
              <w:top w:val="nil"/>
              <w:left w:val="nil"/>
              <w:bottom w:val="nil"/>
              <w:right w:val="nil"/>
            </w:tcBorders>
            <w:shd w:val="clear" w:color="000000" w:fill="2F75B5"/>
            <w:noWrap/>
            <w:vAlign w:val="bottom"/>
            <w:hideMark/>
          </w:tcPr>
          <w:p w14:paraId="395B1964"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873" w:type="dxa"/>
            <w:tcBorders>
              <w:top w:val="nil"/>
              <w:left w:val="nil"/>
              <w:bottom w:val="nil"/>
              <w:right w:val="nil"/>
            </w:tcBorders>
            <w:shd w:val="clear" w:color="000000" w:fill="2F75B5"/>
            <w:noWrap/>
            <w:vAlign w:val="bottom"/>
            <w:hideMark/>
          </w:tcPr>
          <w:p w14:paraId="76E9E864"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983" w:type="dxa"/>
            <w:tcBorders>
              <w:top w:val="nil"/>
              <w:left w:val="nil"/>
              <w:bottom w:val="nil"/>
              <w:right w:val="nil"/>
            </w:tcBorders>
            <w:shd w:val="clear" w:color="000000" w:fill="2F75B5"/>
            <w:noWrap/>
            <w:vAlign w:val="bottom"/>
            <w:hideMark/>
          </w:tcPr>
          <w:p w14:paraId="06854715"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5578" w:type="dxa"/>
            <w:gridSpan w:val="2"/>
            <w:tcBorders>
              <w:top w:val="nil"/>
              <w:left w:val="nil"/>
              <w:bottom w:val="nil"/>
              <w:right w:val="nil"/>
            </w:tcBorders>
            <w:shd w:val="clear" w:color="000000" w:fill="2F75B5"/>
            <w:noWrap/>
            <w:vAlign w:val="bottom"/>
            <w:hideMark/>
          </w:tcPr>
          <w:p w14:paraId="4204A2C2"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45" w:type="dxa"/>
            <w:tcBorders>
              <w:top w:val="nil"/>
              <w:left w:val="nil"/>
              <w:bottom w:val="nil"/>
              <w:right w:val="nil"/>
            </w:tcBorders>
            <w:shd w:val="clear" w:color="000000" w:fill="2F75B5"/>
            <w:noWrap/>
            <w:vAlign w:val="bottom"/>
            <w:hideMark/>
          </w:tcPr>
          <w:p w14:paraId="46E4B3CF"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4ED2E30A"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627" w:type="dxa"/>
            <w:tcBorders>
              <w:top w:val="nil"/>
              <w:left w:val="nil"/>
              <w:bottom w:val="nil"/>
              <w:right w:val="nil"/>
            </w:tcBorders>
            <w:shd w:val="clear" w:color="000000" w:fill="2F75B5"/>
            <w:noWrap/>
            <w:vAlign w:val="bottom"/>
            <w:hideMark/>
          </w:tcPr>
          <w:p w14:paraId="0B5CE47B"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17" w:type="dxa"/>
            <w:tcBorders>
              <w:top w:val="nil"/>
              <w:left w:val="nil"/>
              <w:bottom w:val="nil"/>
              <w:right w:val="nil"/>
            </w:tcBorders>
            <w:shd w:val="clear" w:color="000000" w:fill="2F75B5"/>
            <w:noWrap/>
            <w:vAlign w:val="bottom"/>
            <w:hideMark/>
          </w:tcPr>
          <w:p w14:paraId="05B6011A"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18" w:type="dxa"/>
            <w:tcBorders>
              <w:top w:val="nil"/>
              <w:left w:val="nil"/>
              <w:bottom w:val="nil"/>
              <w:right w:val="nil"/>
            </w:tcBorders>
            <w:shd w:val="clear" w:color="000000" w:fill="2F75B5"/>
            <w:noWrap/>
            <w:vAlign w:val="bottom"/>
            <w:hideMark/>
          </w:tcPr>
          <w:p w14:paraId="325501B0"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022E7C1B"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4C5BD001"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r>
      <w:tr w:rsidR="00E443DD" w:rsidRPr="00E443DD" w14:paraId="7E5CEEA2" w14:textId="77777777" w:rsidTr="00E443DD">
        <w:trPr>
          <w:trHeight w:val="651"/>
        </w:trPr>
        <w:tc>
          <w:tcPr>
            <w:tcW w:w="266" w:type="dxa"/>
            <w:tcBorders>
              <w:top w:val="nil"/>
              <w:left w:val="nil"/>
              <w:bottom w:val="nil"/>
              <w:right w:val="nil"/>
            </w:tcBorders>
            <w:shd w:val="clear" w:color="000000" w:fill="2F75B5"/>
            <w:noWrap/>
            <w:vAlign w:val="bottom"/>
            <w:hideMark/>
          </w:tcPr>
          <w:p w14:paraId="4AC7344E"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806" w:type="dxa"/>
            <w:tcBorders>
              <w:top w:val="nil"/>
              <w:left w:val="nil"/>
              <w:bottom w:val="nil"/>
              <w:right w:val="nil"/>
            </w:tcBorders>
            <w:shd w:val="clear" w:color="000000" w:fill="2F75B5"/>
            <w:noWrap/>
            <w:vAlign w:val="bottom"/>
            <w:hideMark/>
          </w:tcPr>
          <w:p w14:paraId="572E712C"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749" w:type="dxa"/>
            <w:tcBorders>
              <w:top w:val="nil"/>
              <w:left w:val="nil"/>
              <w:bottom w:val="nil"/>
              <w:right w:val="nil"/>
            </w:tcBorders>
            <w:shd w:val="clear" w:color="000000" w:fill="2F75B5"/>
            <w:noWrap/>
            <w:vAlign w:val="bottom"/>
            <w:hideMark/>
          </w:tcPr>
          <w:p w14:paraId="2BB880D9"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873" w:type="dxa"/>
            <w:tcBorders>
              <w:top w:val="nil"/>
              <w:left w:val="nil"/>
              <w:bottom w:val="nil"/>
              <w:right w:val="nil"/>
            </w:tcBorders>
            <w:shd w:val="clear" w:color="000000" w:fill="2F75B5"/>
            <w:noWrap/>
            <w:vAlign w:val="bottom"/>
            <w:hideMark/>
          </w:tcPr>
          <w:p w14:paraId="6033D2D5"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983" w:type="dxa"/>
            <w:tcBorders>
              <w:top w:val="single" w:sz="4" w:space="0" w:color="auto"/>
              <w:left w:val="single" w:sz="4" w:space="0" w:color="auto"/>
              <w:bottom w:val="single" w:sz="4" w:space="0" w:color="auto"/>
              <w:right w:val="single" w:sz="4" w:space="0" w:color="auto"/>
            </w:tcBorders>
            <w:shd w:val="clear" w:color="000000" w:fill="AEAAAA"/>
            <w:hideMark/>
          </w:tcPr>
          <w:p w14:paraId="3F2C1297" w14:textId="77777777" w:rsidR="00E443DD" w:rsidRPr="00E443DD" w:rsidRDefault="00E443DD" w:rsidP="00E443DD">
            <w:pPr>
              <w:spacing w:before="0" w:after="0"/>
              <w:jc w:val="center"/>
              <w:rPr>
                <w:rFonts w:ascii="Calibri" w:eastAsia="Times New Roman" w:hAnsi="Calibri" w:cs="Calibri"/>
                <w:b/>
                <w:bCs/>
                <w:color w:val="000000"/>
              </w:rPr>
            </w:pPr>
            <w:r w:rsidRPr="00E443DD">
              <w:rPr>
                <w:rFonts w:ascii="Calibri" w:eastAsia="Times New Roman" w:hAnsi="Calibri" w:cs="Calibri"/>
                <w:b/>
                <w:bCs/>
                <w:color w:val="000000"/>
              </w:rPr>
              <w:t>Project Manager/Person Leading Change</w:t>
            </w:r>
          </w:p>
        </w:tc>
        <w:tc>
          <w:tcPr>
            <w:tcW w:w="4086" w:type="dxa"/>
            <w:tcBorders>
              <w:top w:val="single" w:sz="4" w:space="0" w:color="auto"/>
              <w:left w:val="nil"/>
              <w:bottom w:val="single" w:sz="4" w:space="0" w:color="auto"/>
              <w:right w:val="single" w:sz="4" w:space="0" w:color="auto"/>
            </w:tcBorders>
            <w:shd w:val="clear" w:color="000000" w:fill="AEAAAA"/>
            <w:hideMark/>
          </w:tcPr>
          <w:p w14:paraId="18D20333" w14:textId="77777777" w:rsidR="00E443DD" w:rsidRPr="00E443DD" w:rsidRDefault="00E443DD" w:rsidP="00E443DD">
            <w:pPr>
              <w:spacing w:before="0" w:after="0"/>
              <w:jc w:val="center"/>
              <w:rPr>
                <w:rFonts w:ascii="Calibri" w:eastAsia="Times New Roman" w:hAnsi="Calibri" w:cs="Calibri"/>
                <w:b/>
                <w:bCs/>
                <w:color w:val="000000"/>
              </w:rPr>
            </w:pPr>
            <w:r w:rsidRPr="00E443DD">
              <w:rPr>
                <w:rFonts w:ascii="Calibri" w:eastAsia="Times New Roman" w:hAnsi="Calibri" w:cs="Calibri"/>
                <w:b/>
                <w:bCs/>
                <w:color w:val="000000"/>
              </w:rPr>
              <w:t>Project Sponsor/Accountable Executive</w:t>
            </w:r>
          </w:p>
        </w:tc>
        <w:tc>
          <w:tcPr>
            <w:tcW w:w="3665" w:type="dxa"/>
            <w:gridSpan w:val="6"/>
            <w:tcBorders>
              <w:top w:val="single" w:sz="4" w:space="0" w:color="auto"/>
              <w:left w:val="nil"/>
              <w:bottom w:val="single" w:sz="4" w:space="0" w:color="auto"/>
              <w:right w:val="single" w:sz="4" w:space="0" w:color="auto"/>
            </w:tcBorders>
            <w:shd w:val="clear" w:color="000000" w:fill="A6A6A6"/>
            <w:noWrap/>
            <w:hideMark/>
          </w:tcPr>
          <w:p w14:paraId="4BD174EC" w14:textId="77777777" w:rsidR="00E443DD" w:rsidRPr="00E443DD" w:rsidRDefault="00E443DD" w:rsidP="00E443DD">
            <w:pPr>
              <w:spacing w:before="0" w:after="0"/>
              <w:jc w:val="center"/>
              <w:rPr>
                <w:rFonts w:ascii="Calibri" w:eastAsia="Times New Roman" w:hAnsi="Calibri" w:cs="Calibri"/>
                <w:b/>
                <w:bCs/>
                <w:color w:val="000000"/>
              </w:rPr>
            </w:pPr>
            <w:r w:rsidRPr="00E443DD">
              <w:rPr>
                <w:rFonts w:ascii="Calibri" w:eastAsia="Times New Roman" w:hAnsi="Calibri" w:cs="Calibri"/>
                <w:b/>
                <w:bCs/>
                <w:color w:val="000000"/>
              </w:rPr>
              <w:t>Data Protection Team</w:t>
            </w:r>
          </w:p>
        </w:tc>
        <w:tc>
          <w:tcPr>
            <w:tcW w:w="266" w:type="dxa"/>
            <w:tcBorders>
              <w:top w:val="nil"/>
              <w:left w:val="nil"/>
              <w:bottom w:val="nil"/>
              <w:right w:val="nil"/>
            </w:tcBorders>
            <w:shd w:val="clear" w:color="000000" w:fill="2F75B5"/>
            <w:noWrap/>
            <w:vAlign w:val="bottom"/>
            <w:hideMark/>
          </w:tcPr>
          <w:p w14:paraId="3D7F60D2"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5AB21F05"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r>
      <w:tr w:rsidR="00E443DD" w:rsidRPr="00E443DD" w14:paraId="1C4839DF" w14:textId="77777777" w:rsidTr="00E443DD">
        <w:trPr>
          <w:trHeight w:val="306"/>
        </w:trPr>
        <w:tc>
          <w:tcPr>
            <w:tcW w:w="266" w:type="dxa"/>
            <w:tcBorders>
              <w:top w:val="nil"/>
              <w:left w:val="nil"/>
              <w:bottom w:val="nil"/>
              <w:right w:val="nil"/>
            </w:tcBorders>
            <w:shd w:val="clear" w:color="000000" w:fill="2F75B5"/>
            <w:noWrap/>
            <w:vAlign w:val="bottom"/>
            <w:hideMark/>
          </w:tcPr>
          <w:p w14:paraId="4E3BCBAA"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428" w:type="dxa"/>
            <w:gridSpan w:val="3"/>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67011AB0" w14:textId="77777777" w:rsidR="00E443DD" w:rsidRPr="00E443DD" w:rsidRDefault="00E443DD" w:rsidP="00E443DD">
            <w:pPr>
              <w:spacing w:before="0" w:after="0"/>
              <w:rPr>
                <w:rFonts w:ascii="Calibri" w:eastAsia="Times New Roman" w:hAnsi="Calibri" w:cs="Calibri"/>
                <w:b/>
                <w:bCs/>
                <w:color w:val="000000"/>
              </w:rPr>
            </w:pPr>
            <w:r w:rsidRPr="00E443DD">
              <w:rPr>
                <w:rFonts w:ascii="Calibri" w:eastAsia="Times New Roman" w:hAnsi="Calibri" w:cs="Calibri"/>
                <w:b/>
                <w:bCs/>
                <w:color w:val="000000"/>
              </w:rPr>
              <w:t>Name</w:t>
            </w:r>
          </w:p>
        </w:tc>
        <w:tc>
          <w:tcPr>
            <w:tcW w:w="2983" w:type="dxa"/>
            <w:tcBorders>
              <w:top w:val="nil"/>
              <w:left w:val="nil"/>
              <w:bottom w:val="single" w:sz="4" w:space="0" w:color="auto"/>
              <w:right w:val="single" w:sz="4" w:space="0" w:color="auto"/>
            </w:tcBorders>
            <w:shd w:val="clear" w:color="000000" w:fill="FFFFFF"/>
            <w:noWrap/>
            <w:vAlign w:val="bottom"/>
            <w:hideMark/>
          </w:tcPr>
          <w:p w14:paraId="3069BB4A"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086" w:type="dxa"/>
            <w:tcBorders>
              <w:top w:val="single" w:sz="4" w:space="0" w:color="auto"/>
              <w:left w:val="nil"/>
              <w:bottom w:val="single" w:sz="4" w:space="0" w:color="auto"/>
              <w:right w:val="single" w:sz="4" w:space="0" w:color="auto"/>
            </w:tcBorders>
            <w:shd w:val="clear" w:color="000000" w:fill="FFFFFF"/>
            <w:noWrap/>
            <w:vAlign w:val="bottom"/>
            <w:hideMark/>
          </w:tcPr>
          <w:p w14:paraId="6342C831"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3665" w:type="dxa"/>
            <w:gridSpan w:val="6"/>
            <w:tcBorders>
              <w:top w:val="single" w:sz="4" w:space="0" w:color="auto"/>
              <w:left w:val="nil"/>
              <w:bottom w:val="single" w:sz="4" w:space="0" w:color="auto"/>
              <w:right w:val="single" w:sz="4" w:space="0" w:color="auto"/>
            </w:tcBorders>
            <w:shd w:val="clear" w:color="000000" w:fill="FFFFFF"/>
            <w:noWrap/>
            <w:vAlign w:val="bottom"/>
            <w:hideMark/>
          </w:tcPr>
          <w:p w14:paraId="1406F67D"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6A2AE875"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0B24C28C"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r>
      <w:tr w:rsidR="00E443DD" w:rsidRPr="00E443DD" w14:paraId="4E479F13" w14:textId="77777777" w:rsidTr="00E443DD">
        <w:trPr>
          <w:trHeight w:val="306"/>
        </w:trPr>
        <w:tc>
          <w:tcPr>
            <w:tcW w:w="266" w:type="dxa"/>
            <w:tcBorders>
              <w:top w:val="nil"/>
              <w:left w:val="nil"/>
              <w:bottom w:val="nil"/>
              <w:right w:val="nil"/>
            </w:tcBorders>
            <w:shd w:val="clear" w:color="000000" w:fill="2F75B5"/>
            <w:noWrap/>
            <w:vAlign w:val="bottom"/>
            <w:hideMark/>
          </w:tcPr>
          <w:p w14:paraId="19E0DEA8"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428" w:type="dxa"/>
            <w:gridSpan w:val="3"/>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62CA80D0" w14:textId="77777777" w:rsidR="00E443DD" w:rsidRPr="00E443DD" w:rsidRDefault="00E443DD" w:rsidP="00E443DD">
            <w:pPr>
              <w:spacing w:before="0" w:after="0"/>
              <w:rPr>
                <w:rFonts w:ascii="Calibri" w:eastAsia="Times New Roman" w:hAnsi="Calibri" w:cs="Calibri"/>
                <w:b/>
                <w:bCs/>
                <w:color w:val="000000"/>
              </w:rPr>
            </w:pPr>
            <w:r w:rsidRPr="00E443DD">
              <w:rPr>
                <w:rFonts w:ascii="Calibri" w:eastAsia="Times New Roman" w:hAnsi="Calibri" w:cs="Calibri"/>
                <w:b/>
                <w:bCs/>
                <w:color w:val="000000"/>
              </w:rPr>
              <w:t xml:space="preserve">Division/Department </w:t>
            </w:r>
          </w:p>
        </w:tc>
        <w:tc>
          <w:tcPr>
            <w:tcW w:w="2983" w:type="dxa"/>
            <w:tcBorders>
              <w:top w:val="nil"/>
              <w:left w:val="nil"/>
              <w:bottom w:val="single" w:sz="4" w:space="0" w:color="auto"/>
              <w:right w:val="single" w:sz="4" w:space="0" w:color="auto"/>
            </w:tcBorders>
            <w:shd w:val="clear" w:color="000000" w:fill="FFFFFF"/>
            <w:noWrap/>
            <w:vAlign w:val="bottom"/>
            <w:hideMark/>
          </w:tcPr>
          <w:p w14:paraId="0DBC84BB"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086" w:type="dxa"/>
            <w:tcBorders>
              <w:top w:val="single" w:sz="4" w:space="0" w:color="auto"/>
              <w:left w:val="nil"/>
              <w:bottom w:val="single" w:sz="4" w:space="0" w:color="auto"/>
              <w:right w:val="single" w:sz="4" w:space="0" w:color="auto"/>
            </w:tcBorders>
            <w:shd w:val="clear" w:color="000000" w:fill="FFFFFF"/>
            <w:noWrap/>
            <w:vAlign w:val="bottom"/>
            <w:hideMark/>
          </w:tcPr>
          <w:p w14:paraId="143CB342"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3665" w:type="dxa"/>
            <w:gridSpan w:val="6"/>
            <w:tcBorders>
              <w:top w:val="single" w:sz="4" w:space="0" w:color="auto"/>
              <w:left w:val="nil"/>
              <w:bottom w:val="single" w:sz="4" w:space="0" w:color="auto"/>
              <w:right w:val="single" w:sz="4" w:space="0" w:color="auto"/>
            </w:tcBorders>
            <w:shd w:val="clear" w:color="000000" w:fill="FFFFFF"/>
            <w:noWrap/>
            <w:vAlign w:val="bottom"/>
            <w:hideMark/>
          </w:tcPr>
          <w:p w14:paraId="77B59CBA"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0D4A7CCA"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7DA2168A"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r>
      <w:tr w:rsidR="00E443DD" w:rsidRPr="00E443DD" w14:paraId="3456EDE2" w14:textId="77777777" w:rsidTr="00E443DD">
        <w:trPr>
          <w:trHeight w:val="306"/>
        </w:trPr>
        <w:tc>
          <w:tcPr>
            <w:tcW w:w="266" w:type="dxa"/>
            <w:tcBorders>
              <w:top w:val="nil"/>
              <w:left w:val="nil"/>
              <w:bottom w:val="nil"/>
              <w:right w:val="nil"/>
            </w:tcBorders>
            <w:shd w:val="clear" w:color="000000" w:fill="2F75B5"/>
            <w:noWrap/>
            <w:vAlign w:val="bottom"/>
            <w:hideMark/>
          </w:tcPr>
          <w:p w14:paraId="2CAE67F5"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428" w:type="dxa"/>
            <w:gridSpan w:val="3"/>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39D6E37E" w14:textId="77777777" w:rsidR="00E443DD" w:rsidRPr="00E443DD" w:rsidRDefault="00E443DD" w:rsidP="00E443DD">
            <w:pPr>
              <w:spacing w:before="0" w:after="0"/>
              <w:rPr>
                <w:rFonts w:ascii="Calibri" w:eastAsia="Times New Roman" w:hAnsi="Calibri" w:cs="Calibri"/>
                <w:b/>
                <w:bCs/>
                <w:color w:val="000000"/>
              </w:rPr>
            </w:pPr>
            <w:r w:rsidRPr="00E443DD">
              <w:rPr>
                <w:rFonts w:ascii="Calibri" w:eastAsia="Times New Roman" w:hAnsi="Calibri" w:cs="Calibri"/>
                <w:b/>
                <w:bCs/>
                <w:color w:val="000000"/>
              </w:rPr>
              <w:t xml:space="preserve">Email Address </w:t>
            </w:r>
          </w:p>
        </w:tc>
        <w:tc>
          <w:tcPr>
            <w:tcW w:w="2983" w:type="dxa"/>
            <w:tcBorders>
              <w:top w:val="nil"/>
              <w:left w:val="nil"/>
              <w:bottom w:val="single" w:sz="4" w:space="0" w:color="auto"/>
              <w:right w:val="single" w:sz="4" w:space="0" w:color="auto"/>
            </w:tcBorders>
            <w:shd w:val="clear" w:color="000000" w:fill="FFFFFF"/>
            <w:noWrap/>
            <w:vAlign w:val="bottom"/>
            <w:hideMark/>
          </w:tcPr>
          <w:p w14:paraId="03E2292D"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086" w:type="dxa"/>
            <w:tcBorders>
              <w:top w:val="single" w:sz="4" w:space="0" w:color="auto"/>
              <w:left w:val="nil"/>
              <w:bottom w:val="single" w:sz="4" w:space="0" w:color="auto"/>
              <w:right w:val="single" w:sz="4" w:space="0" w:color="auto"/>
            </w:tcBorders>
            <w:shd w:val="clear" w:color="000000" w:fill="FFFFFF"/>
            <w:noWrap/>
            <w:vAlign w:val="bottom"/>
            <w:hideMark/>
          </w:tcPr>
          <w:p w14:paraId="16525301"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3665" w:type="dxa"/>
            <w:gridSpan w:val="6"/>
            <w:tcBorders>
              <w:top w:val="single" w:sz="4" w:space="0" w:color="auto"/>
              <w:left w:val="nil"/>
              <w:bottom w:val="single" w:sz="4" w:space="0" w:color="auto"/>
              <w:right w:val="single" w:sz="4" w:space="0" w:color="auto"/>
            </w:tcBorders>
            <w:shd w:val="clear" w:color="000000" w:fill="FFFFFF"/>
            <w:noWrap/>
            <w:vAlign w:val="bottom"/>
            <w:hideMark/>
          </w:tcPr>
          <w:p w14:paraId="6F4714EB"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14FA671F"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6552CB87"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r>
      <w:tr w:rsidR="00E443DD" w:rsidRPr="00E443DD" w14:paraId="2186206E" w14:textId="77777777" w:rsidTr="00E443DD">
        <w:trPr>
          <w:trHeight w:val="306"/>
        </w:trPr>
        <w:tc>
          <w:tcPr>
            <w:tcW w:w="266" w:type="dxa"/>
            <w:tcBorders>
              <w:top w:val="nil"/>
              <w:left w:val="nil"/>
              <w:bottom w:val="nil"/>
              <w:right w:val="nil"/>
            </w:tcBorders>
            <w:shd w:val="clear" w:color="000000" w:fill="2F75B5"/>
            <w:noWrap/>
            <w:vAlign w:val="bottom"/>
            <w:hideMark/>
          </w:tcPr>
          <w:p w14:paraId="05F0C9E7"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428" w:type="dxa"/>
            <w:gridSpan w:val="3"/>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017E4B62" w14:textId="77777777" w:rsidR="00E443DD" w:rsidRPr="00E443DD" w:rsidRDefault="00E443DD" w:rsidP="00E443DD">
            <w:pPr>
              <w:spacing w:before="0" w:after="0"/>
              <w:rPr>
                <w:rFonts w:ascii="Calibri" w:eastAsia="Times New Roman" w:hAnsi="Calibri" w:cs="Calibri"/>
                <w:b/>
                <w:bCs/>
                <w:color w:val="000000"/>
              </w:rPr>
            </w:pPr>
            <w:r w:rsidRPr="00E443DD">
              <w:rPr>
                <w:rFonts w:ascii="Calibri" w:eastAsia="Times New Roman" w:hAnsi="Calibri" w:cs="Calibri"/>
                <w:b/>
                <w:bCs/>
                <w:color w:val="000000"/>
              </w:rPr>
              <w:t>Date Sign off</w:t>
            </w:r>
          </w:p>
        </w:tc>
        <w:tc>
          <w:tcPr>
            <w:tcW w:w="2983" w:type="dxa"/>
            <w:tcBorders>
              <w:top w:val="nil"/>
              <w:left w:val="nil"/>
              <w:bottom w:val="single" w:sz="4" w:space="0" w:color="auto"/>
              <w:right w:val="single" w:sz="4" w:space="0" w:color="auto"/>
            </w:tcBorders>
            <w:shd w:val="clear" w:color="000000" w:fill="FFFFFF"/>
            <w:noWrap/>
            <w:vAlign w:val="bottom"/>
            <w:hideMark/>
          </w:tcPr>
          <w:p w14:paraId="651EA55F"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086" w:type="dxa"/>
            <w:tcBorders>
              <w:top w:val="single" w:sz="4" w:space="0" w:color="auto"/>
              <w:left w:val="nil"/>
              <w:bottom w:val="single" w:sz="4" w:space="0" w:color="auto"/>
              <w:right w:val="single" w:sz="4" w:space="0" w:color="auto"/>
            </w:tcBorders>
            <w:shd w:val="clear" w:color="000000" w:fill="FFFFFF"/>
            <w:noWrap/>
            <w:vAlign w:val="bottom"/>
            <w:hideMark/>
          </w:tcPr>
          <w:p w14:paraId="63BB253F"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3665" w:type="dxa"/>
            <w:gridSpan w:val="6"/>
            <w:tcBorders>
              <w:top w:val="single" w:sz="4" w:space="0" w:color="auto"/>
              <w:left w:val="nil"/>
              <w:bottom w:val="single" w:sz="4" w:space="0" w:color="auto"/>
              <w:right w:val="single" w:sz="4" w:space="0" w:color="auto"/>
            </w:tcBorders>
            <w:shd w:val="clear" w:color="000000" w:fill="FFFFFF"/>
            <w:noWrap/>
            <w:vAlign w:val="bottom"/>
            <w:hideMark/>
          </w:tcPr>
          <w:p w14:paraId="1D90D13C"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57B79B20"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39C6FA89"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r>
      <w:tr w:rsidR="00E443DD" w:rsidRPr="00E443DD" w14:paraId="2BD73B8A" w14:textId="77777777" w:rsidTr="00E443DD">
        <w:trPr>
          <w:trHeight w:val="287"/>
        </w:trPr>
        <w:tc>
          <w:tcPr>
            <w:tcW w:w="266" w:type="dxa"/>
            <w:tcBorders>
              <w:top w:val="nil"/>
              <w:left w:val="nil"/>
              <w:bottom w:val="nil"/>
              <w:right w:val="nil"/>
            </w:tcBorders>
            <w:shd w:val="clear" w:color="000000" w:fill="2F75B5"/>
            <w:noWrap/>
            <w:vAlign w:val="bottom"/>
            <w:hideMark/>
          </w:tcPr>
          <w:p w14:paraId="3196DA74"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9497" w:type="dxa"/>
            <w:gridSpan w:val="5"/>
            <w:vMerge w:val="restart"/>
            <w:tcBorders>
              <w:top w:val="nil"/>
              <w:left w:val="nil"/>
              <w:bottom w:val="nil"/>
              <w:right w:val="nil"/>
            </w:tcBorders>
            <w:shd w:val="clear" w:color="000000" w:fill="2F75B5"/>
            <w:vAlign w:val="bottom"/>
            <w:hideMark/>
          </w:tcPr>
          <w:p w14:paraId="03475A5A" w14:textId="77777777" w:rsidR="00E443DD" w:rsidRPr="00E443DD" w:rsidRDefault="00E443DD" w:rsidP="00E443DD">
            <w:pPr>
              <w:spacing w:before="0" w:after="0"/>
              <w:rPr>
                <w:rFonts w:ascii="Calibri" w:eastAsia="Times New Roman" w:hAnsi="Calibri" w:cs="Calibri"/>
                <w:b/>
                <w:bCs/>
                <w:color w:val="FFFFFF"/>
                <w:sz w:val="20"/>
                <w:szCs w:val="20"/>
              </w:rPr>
            </w:pPr>
            <w:r w:rsidRPr="00E443DD">
              <w:rPr>
                <w:rFonts w:ascii="Calibri" w:eastAsia="Times New Roman" w:hAnsi="Calibri" w:cs="Calibri"/>
                <w:b/>
                <w:bCs/>
                <w:color w:val="FFFFFF"/>
                <w:sz w:val="20"/>
                <w:szCs w:val="20"/>
              </w:rPr>
              <w:t> </w:t>
            </w:r>
          </w:p>
        </w:tc>
        <w:tc>
          <w:tcPr>
            <w:tcW w:w="2830" w:type="dxa"/>
            <w:gridSpan w:val="4"/>
            <w:tcBorders>
              <w:top w:val="nil"/>
              <w:left w:val="nil"/>
              <w:bottom w:val="nil"/>
              <w:right w:val="nil"/>
            </w:tcBorders>
            <w:shd w:val="clear" w:color="000000" w:fill="2F75B5"/>
            <w:noWrap/>
            <w:vAlign w:val="bottom"/>
            <w:hideMark/>
          </w:tcPr>
          <w:p w14:paraId="6361E9BD"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17" w:type="dxa"/>
            <w:tcBorders>
              <w:top w:val="nil"/>
              <w:left w:val="nil"/>
              <w:bottom w:val="nil"/>
              <w:right w:val="nil"/>
            </w:tcBorders>
            <w:shd w:val="clear" w:color="000000" w:fill="2F75B5"/>
            <w:noWrap/>
            <w:vAlign w:val="bottom"/>
            <w:hideMark/>
          </w:tcPr>
          <w:p w14:paraId="3E50D699"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18" w:type="dxa"/>
            <w:tcBorders>
              <w:top w:val="nil"/>
              <w:left w:val="nil"/>
              <w:bottom w:val="nil"/>
              <w:right w:val="nil"/>
            </w:tcBorders>
            <w:shd w:val="clear" w:color="000000" w:fill="2F75B5"/>
            <w:noWrap/>
            <w:vAlign w:val="bottom"/>
            <w:hideMark/>
          </w:tcPr>
          <w:p w14:paraId="3E457B62"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0A9B233D"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7CA39D52"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r>
      <w:tr w:rsidR="00E443DD" w:rsidRPr="00E443DD" w14:paraId="28212F1B" w14:textId="77777777" w:rsidTr="00E443DD">
        <w:trPr>
          <w:trHeight w:val="287"/>
        </w:trPr>
        <w:tc>
          <w:tcPr>
            <w:tcW w:w="266" w:type="dxa"/>
            <w:tcBorders>
              <w:top w:val="nil"/>
              <w:left w:val="nil"/>
              <w:bottom w:val="nil"/>
              <w:right w:val="nil"/>
            </w:tcBorders>
            <w:shd w:val="clear" w:color="000000" w:fill="2F75B5"/>
            <w:noWrap/>
            <w:vAlign w:val="bottom"/>
            <w:hideMark/>
          </w:tcPr>
          <w:p w14:paraId="7B13F492"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9497" w:type="dxa"/>
            <w:gridSpan w:val="5"/>
            <w:vMerge/>
            <w:tcBorders>
              <w:top w:val="nil"/>
              <w:left w:val="nil"/>
              <w:bottom w:val="nil"/>
              <w:right w:val="nil"/>
            </w:tcBorders>
            <w:vAlign w:val="center"/>
            <w:hideMark/>
          </w:tcPr>
          <w:p w14:paraId="479A8444" w14:textId="77777777" w:rsidR="00E443DD" w:rsidRPr="00E443DD" w:rsidRDefault="00E443DD" w:rsidP="00E443DD">
            <w:pPr>
              <w:spacing w:before="0" w:after="0"/>
              <w:rPr>
                <w:rFonts w:ascii="Calibri" w:eastAsia="Times New Roman" w:hAnsi="Calibri" w:cs="Calibri"/>
                <w:b/>
                <w:bCs/>
                <w:color w:val="FFFFFF"/>
                <w:sz w:val="20"/>
                <w:szCs w:val="20"/>
              </w:rPr>
            </w:pPr>
          </w:p>
        </w:tc>
        <w:tc>
          <w:tcPr>
            <w:tcW w:w="2830" w:type="dxa"/>
            <w:gridSpan w:val="4"/>
            <w:tcBorders>
              <w:top w:val="nil"/>
              <w:left w:val="nil"/>
              <w:bottom w:val="nil"/>
              <w:right w:val="nil"/>
            </w:tcBorders>
            <w:shd w:val="clear" w:color="000000" w:fill="2F75B5"/>
            <w:noWrap/>
            <w:vAlign w:val="bottom"/>
            <w:hideMark/>
          </w:tcPr>
          <w:p w14:paraId="0DD10F08"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17" w:type="dxa"/>
            <w:tcBorders>
              <w:top w:val="nil"/>
              <w:left w:val="nil"/>
              <w:bottom w:val="nil"/>
              <w:right w:val="nil"/>
            </w:tcBorders>
            <w:shd w:val="clear" w:color="000000" w:fill="2F75B5"/>
            <w:noWrap/>
            <w:vAlign w:val="bottom"/>
            <w:hideMark/>
          </w:tcPr>
          <w:p w14:paraId="283A4FB8"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418" w:type="dxa"/>
            <w:tcBorders>
              <w:top w:val="nil"/>
              <w:left w:val="nil"/>
              <w:bottom w:val="nil"/>
              <w:right w:val="nil"/>
            </w:tcBorders>
            <w:shd w:val="clear" w:color="000000" w:fill="2F75B5"/>
            <w:noWrap/>
            <w:vAlign w:val="bottom"/>
            <w:hideMark/>
          </w:tcPr>
          <w:p w14:paraId="601106F4"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0844B8ED"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c>
          <w:tcPr>
            <w:tcW w:w="266" w:type="dxa"/>
            <w:tcBorders>
              <w:top w:val="nil"/>
              <w:left w:val="nil"/>
              <w:bottom w:val="nil"/>
              <w:right w:val="nil"/>
            </w:tcBorders>
            <w:shd w:val="clear" w:color="000000" w:fill="2F75B5"/>
            <w:noWrap/>
            <w:vAlign w:val="bottom"/>
            <w:hideMark/>
          </w:tcPr>
          <w:p w14:paraId="4F77205B" w14:textId="77777777" w:rsidR="00E443DD" w:rsidRPr="00E443DD" w:rsidRDefault="00E443DD" w:rsidP="00E443DD">
            <w:pPr>
              <w:spacing w:before="0" w:after="0"/>
              <w:rPr>
                <w:rFonts w:ascii="Calibri" w:eastAsia="Times New Roman" w:hAnsi="Calibri" w:cs="Calibri"/>
                <w:color w:val="000000"/>
                <w:sz w:val="22"/>
                <w:szCs w:val="22"/>
              </w:rPr>
            </w:pPr>
            <w:r w:rsidRPr="00E443DD">
              <w:rPr>
                <w:rFonts w:ascii="Calibri" w:eastAsia="Times New Roman" w:hAnsi="Calibri" w:cs="Calibri"/>
                <w:color w:val="000000"/>
                <w:sz w:val="22"/>
                <w:szCs w:val="22"/>
              </w:rPr>
              <w:t> </w:t>
            </w:r>
          </w:p>
        </w:tc>
      </w:tr>
    </w:tbl>
    <w:p w14:paraId="44E99599" w14:textId="20DB78C4" w:rsidR="00E443DD" w:rsidRDefault="00E443DD" w:rsidP="0093420D">
      <w:pPr>
        <w:pStyle w:val="Heading1"/>
      </w:pPr>
    </w:p>
    <w:p w14:paraId="1EB4CBCD" w14:textId="77777777" w:rsidR="00E443DD" w:rsidRDefault="00E443DD">
      <w:pPr>
        <w:spacing w:before="0" w:after="0"/>
        <w:rPr>
          <w:rFonts w:asciiTheme="majorHAnsi" w:eastAsiaTheme="majorEastAsia" w:hAnsiTheme="majorHAnsi" w:cstheme="majorBidi"/>
          <w:color w:val="2F5496" w:themeColor="accent1" w:themeShade="BF"/>
          <w:sz w:val="32"/>
          <w:szCs w:val="32"/>
        </w:rPr>
      </w:pPr>
      <w:r>
        <w:br w:type="page"/>
      </w:r>
    </w:p>
    <w:p w14:paraId="42A81DC7" w14:textId="6F2DA396" w:rsidR="0093420D" w:rsidRDefault="0093420D" w:rsidP="0093420D">
      <w:pPr>
        <w:pStyle w:val="Heading1"/>
      </w:pPr>
      <w:r>
        <w:lastRenderedPageBreak/>
        <w:t>Risk Logs</w:t>
      </w:r>
      <w:bookmarkEnd w:id="332"/>
    </w:p>
    <w:p w14:paraId="468B3A14" w14:textId="77777777" w:rsidR="0093420D" w:rsidRDefault="0093420D" w:rsidP="0093420D">
      <w:r>
        <w:t>We list in the table below risks to Data Protection compliance that have been identified through this DPIA.</w:t>
      </w:r>
    </w:p>
    <w:tbl>
      <w:tblPr>
        <w:tblW w:w="13950" w:type="dxa"/>
        <w:tblLook w:val="04A0" w:firstRow="1" w:lastRow="0" w:firstColumn="1" w:lastColumn="0" w:noHBand="0" w:noVBand="1"/>
      </w:tblPr>
      <w:tblGrid>
        <w:gridCol w:w="1136"/>
        <w:gridCol w:w="1543"/>
        <w:gridCol w:w="2117"/>
        <w:gridCol w:w="1694"/>
        <w:gridCol w:w="848"/>
        <w:gridCol w:w="988"/>
        <w:gridCol w:w="848"/>
        <w:gridCol w:w="847"/>
        <w:gridCol w:w="4155"/>
      </w:tblGrid>
      <w:tr w:rsidR="005556B6" w:rsidRPr="005556B6" w14:paraId="6A26D6D2" w14:textId="77777777" w:rsidTr="083AE0E4">
        <w:trPr>
          <w:trHeight w:val="391"/>
        </w:trPr>
        <w:tc>
          <w:tcPr>
            <w:tcW w:w="13950" w:type="dxa"/>
            <w:gridSpan w:val="9"/>
            <w:vMerge w:val="restart"/>
            <w:tcBorders>
              <w:top w:val="single" w:sz="4" w:space="0" w:color="auto"/>
              <w:left w:val="single" w:sz="4" w:space="0" w:color="auto"/>
              <w:bottom w:val="single" w:sz="4" w:space="0" w:color="auto"/>
              <w:right w:val="single" w:sz="4" w:space="0" w:color="auto"/>
            </w:tcBorders>
            <w:shd w:val="clear" w:color="auto" w:fill="BDD7EE"/>
            <w:noWrap/>
            <w:hideMark/>
          </w:tcPr>
          <w:p w14:paraId="1D0BD63E" w14:textId="77777777" w:rsidR="005556B6" w:rsidRPr="005556B6" w:rsidRDefault="005556B6" w:rsidP="005556B6">
            <w:pPr>
              <w:spacing w:before="0" w:after="0"/>
              <w:jc w:val="center"/>
              <w:rPr>
                <w:rFonts w:ascii="Calibri" w:eastAsia="Times New Roman" w:hAnsi="Calibri" w:cs="Calibri"/>
                <w:b/>
                <w:bCs/>
                <w:color w:val="000000"/>
                <w:sz w:val="32"/>
                <w:szCs w:val="32"/>
              </w:rPr>
            </w:pPr>
            <w:r w:rsidRPr="005556B6">
              <w:rPr>
                <w:rFonts w:ascii="Calibri" w:eastAsia="Times New Roman" w:hAnsi="Calibri" w:cs="Calibri"/>
                <w:b/>
                <w:bCs/>
                <w:color w:val="000000"/>
                <w:sz w:val="32"/>
                <w:szCs w:val="32"/>
              </w:rPr>
              <w:t xml:space="preserve">Risks &amp; Action Log </w:t>
            </w:r>
          </w:p>
        </w:tc>
      </w:tr>
      <w:tr w:rsidR="005556B6" w:rsidRPr="005556B6" w14:paraId="41823DBB" w14:textId="77777777" w:rsidTr="083AE0E4">
        <w:trPr>
          <w:trHeight w:val="391"/>
        </w:trPr>
        <w:tc>
          <w:tcPr>
            <w:tcW w:w="13950" w:type="dxa"/>
            <w:gridSpan w:val="9"/>
            <w:vMerge/>
            <w:hideMark/>
          </w:tcPr>
          <w:p w14:paraId="6F0C2F5F" w14:textId="77777777" w:rsidR="005556B6" w:rsidRPr="005556B6" w:rsidRDefault="005556B6" w:rsidP="005556B6">
            <w:pPr>
              <w:spacing w:before="0" w:after="0"/>
              <w:rPr>
                <w:rFonts w:ascii="Calibri" w:eastAsia="Times New Roman" w:hAnsi="Calibri" w:cs="Calibri"/>
                <w:b/>
                <w:bCs/>
                <w:color w:val="000000"/>
                <w:sz w:val="32"/>
                <w:szCs w:val="32"/>
              </w:rPr>
            </w:pPr>
          </w:p>
        </w:tc>
      </w:tr>
      <w:tr w:rsidR="005556B6" w:rsidRPr="005556B6" w14:paraId="0B3753DA"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DDEBF7"/>
            <w:noWrap/>
            <w:hideMark/>
          </w:tcPr>
          <w:p w14:paraId="3C871044"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Risk Ref No</w:t>
            </w:r>
          </w:p>
        </w:tc>
        <w:tc>
          <w:tcPr>
            <w:tcW w:w="1264" w:type="dxa"/>
            <w:tcBorders>
              <w:top w:val="single" w:sz="4" w:space="0" w:color="auto"/>
              <w:left w:val="nil"/>
              <w:bottom w:val="single" w:sz="4" w:space="0" w:color="auto"/>
              <w:right w:val="single" w:sz="4" w:space="0" w:color="auto"/>
            </w:tcBorders>
            <w:shd w:val="clear" w:color="auto" w:fill="DDEBF7"/>
            <w:noWrap/>
            <w:hideMark/>
          </w:tcPr>
          <w:p w14:paraId="2487D8AC"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Risk Title</w:t>
            </w:r>
          </w:p>
        </w:tc>
        <w:tc>
          <w:tcPr>
            <w:tcW w:w="2126" w:type="dxa"/>
            <w:tcBorders>
              <w:top w:val="single" w:sz="4" w:space="0" w:color="auto"/>
              <w:left w:val="nil"/>
              <w:bottom w:val="single" w:sz="4" w:space="0" w:color="auto"/>
              <w:right w:val="single" w:sz="4" w:space="0" w:color="auto"/>
            </w:tcBorders>
            <w:shd w:val="clear" w:color="auto" w:fill="DDEBF7"/>
            <w:noWrap/>
            <w:hideMark/>
          </w:tcPr>
          <w:p w14:paraId="0A8FFB68" w14:textId="2592DAFA"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Risk De</w:t>
            </w:r>
            <w:r>
              <w:rPr>
                <w:rFonts w:ascii="Calibri" w:eastAsia="Times New Roman" w:hAnsi="Calibri" w:cs="Calibri"/>
                <w:color w:val="000000"/>
                <w:sz w:val="22"/>
                <w:szCs w:val="22"/>
              </w:rPr>
              <w:t>s</w:t>
            </w:r>
            <w:r w:rsidRPr="005556B6">
              <w:rPr>
                <w:rFonts w:ascii="Calibri" w:eastAsia="Times New Roman" w:hAnsi="Calibri" w:cs="Calibri"/>
                <w:color w:val="000000"/>
                <w:sz w:val="22"/>
                <w:szCs w:val="22"/>
              </w:rPr>
              <w:t xml:space="preserve">cription </w:t>
            </w:r>
          </w:p>
        </w:tc>
        <w:tc>
          <w:tcPr>
            <w:tcW w:w="1701" w:type="dxa"/>
            <w:tcBorders>
              <w:top w:val="single" w:sz="4" w:space="0" w:color="auto"/>
              <w:left w:val="nil"/>
              <w:bottom w:val="single" w:sz="4" w:space="0" w:color="auto"/>
              <w:right w:val="single" w:sz="4" w:space="0" w:color="auto"/>
            </w:tcBorders>
            <w:shd w:val="clear" w:color="auto" w:fill="DDEBF7"/>
            <w:noWrap/>
            <w:hideMark/>
          </w:tcPr>
          <w:p w14:paraId="50AC6BBE"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Agreed Action to Remediate</w:t>
            </w:r>
          </w:p>
        </w:tc>
        <w:tc>
          <w:tcPr>
            <w:tcW w:w="851" w:type="dxa"/>
            <w:tcBorders>
              <w:top w:val="single" w:sz="4" w:space="0" w:color="auto"/>
              <w:left w:val="nil"/>
              <w:bottom w:val="single" w:sz="4" w:space="0" w:color="auto"/>
              <w:right w:val="single" w:sz="4" w:space="0" w:color="auto"/>
            </w:tcBorders>
            <w:shd w:val="clear" w:color="auto" w:fill="DDEBF7"/>
            <w:noWrap/>
            <w:hideMark/>
          </w:tcPr>
          <w:p w14:paraId="01AE4340"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Owner</w:t>
            </w:r>
          </w:p>
        </w:tc>
        <w:tc>
          <w:tcPr>
            <w:tcW w:w="992" w:type="dxa"/>
            <w:tcBorders>
              <w:top w:val="nil"/>
              <w:left w:val="nil"/>
              <w:bottom w:val="single" w:sz="4" w:space="0" w:color="auto"/>
              <w:right w:val="single" w:sz="4" w:space="0" w:color="auto"/>
            </w:tcBorders>
            <w:shd w:val="clear" w:color="auto" w:fill="DDEBF7"/>
            <w:noWrap/>
            <w:hideMark/>
          </w:tcPr>
          <w:p w14:paraId="0D881EED"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Due Date</w:t>
            </w:r>
          </w:p>
          <w:p w14:paraId="371CD308" w14:textId="3E9FA4F5"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DDEBF7"/>
            <w:noWrap/>
            <w:hideMark/>
          </w:tcPr>
          <w:p w14:paraId="67D8A2F6"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xml:space="preserve">Status </w:t>
            </w:r>
          </w:p>
        </w:tc>
        <w:tc>
          <w:tcPr>
            <w:tcW w:w="850" w:type="dxa"/>
            <w:tcBorders>
              <w:top w:val="nil"/>
              <w:left w:val="nil"/>
              <w:bottom w:val="single" w:sz="4" w:space="0" w:color="auto"/>
              <w:right w:val="single" w:sz="4" w:space="0" w:color="auto"/>
            </w:tcBorders>
            <w:shd w:val="clear" w:color="auto" w:fill="DDEBF7"/>
            <w:noWrap/>
            <w:hideMark/>
          </w:tcPr>
          <w:p w14:paraId="6151CCA6"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xml:space="preserve">Date closed </w:t>
            </w:r>
          </w:p>
          <w:p w14:paraId="34920955" w14:textId="26D1FFDF"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DDEBF7"/>
            <w:noWrap/>
            <w:hideMark/>
          </w:tcPr>
          <w:p w14:paraId="617CC8FC"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xml:space="preserve">Commentary </w:t>
            </w:r>
          </w:p>
        </w:tc>
      </w:tr>
      <w:tr w:rsidR="005556B6" w:rsidRPr="005556B6" w14:paraId="72A9D3A0"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4987FAD" w14:textId="70E53085"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8B592B">
              <w:rPr>
                <w:rFonts w:ascii="Calibri" w:eastAsia="Times New Roman" w:hAnsi="Calibri" w:cs="Calibri"/>
                <w:color w:val="000000"/>
                <w:sz w:val="22"/>
                <w:szCs w:val="22"/>
              </w:rPr>
              <w:t>SFR0001</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4966F381" w14:textId="11285E18"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8B592B">
              <w:rPr>
                <w:rFonts w:ascii="Calibri" w:eastAsia="Times New Roman" w:hAnsi="Calibri" w:cs="Calibri"/>
                <w:color w:val="000000"/>
                <w:sz w:val="22"/>
                <w:szCs w:val="22"/>
              </w:rPr>
              <w:t xml:space="preserve">Snooping </w:t>
            </w:r>
            <w:r w:rsidR="00EA6868">
              <w:rPr>
                <w:rFonts w:ascii="Calibri" w:eastAsia="Times New Roman" w:hAnsi="Calibri" w:cs="Calibri"/>
                <w:color w:val="000000"/>
                <w:sz w:val="22"/>
                <w:szCs w:val="22"/>
              </w:rPr>
              <w:t>c</w:t>
            </w:r>
            <w:r w:rsidR="008B592B">
              <w:rPr>
                <w:rFonts w:ascii="Calibri" w:eastAsia="Times New Roman" w:hAnsi="Calibri" w:cs="Calibri"/>
                <w:color w:val="000000"/>
                <w:sz w:val="22"/>
                <w:szCs w:val="22"/>
              </w:rPr>
              <w:t>oncerns</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0D9865AC" w14:textId="3C47813E" w:rsidR="005556B6" w:rsidRPr="00F77408"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F77408">
              <w:rPr>
                <w:rFonts w:ascii="Calibri" w:eastAsia="Times New Roman" w:hAnsi="Calibri" w:cs="Calibri"/>
                <w:color w:val="000000"/>
                <w:sz w:val="22"/>
                <w:szCs w:val="22"/>
              </w:rPr>
              <w:t>Staff may be concerned that their movements are being tracked for purposes of the study including their performance and behaviours</w:t>
            </w:r>
            <w:r w:rsidR="00797C1C">
              <w:rPr>
                <w:rFonts w:ascii="Calibri" w:eastAsia="Times New Roman" w:hAnsi="Calibri" w:cs="Calibri"/>
                <w:color w:val="000000"/>
                <w:sz w:val="22"/>
                <w:szCs w:val="22"/>
              </w:rPr>
              <w:t xml:space="preserve">. It is important to get a sense of where the areas of infection </w:t>
            </w:r>
            <w:proofErr w:type="gramStart"/>
            <w:r w:rsidR="00797C1C">
              <w:rPr>
                <w:rFonts w:ascii="Calibri" w:eastAsia="Times New Roman" w:hAnsi="Calibri" w:cs="Calibri"/>
                <w:color w:val="000000"/>
                <w:sz w:val="22"/>
                <w:szCs w:val="22"/>
              </w:rPr>
              <w:t>are</w:t>
            </w:r>
            <w:proofErr w:type="gramEnd"/>
            <w:r w:rsidR="00797C1C">
              <w:rPr>
                <w:rFonts w:ascii="Calibri" w:eastAsia="Times New Roman" w:hAnsi="Calibri" w:cs="Calibri"/>
                <w:color w:val="000000"/>
                <w:sz w:val="22"/>
                <w:szCs w:val="22"/>
              </w:rPr>
              <w:t xml:space="preserve"> and break rooms are a key area.</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2A8127BD" w14:textId="27BB3AA9" w:rsidR="005556B6" w:rsidRPr="00EF6290" w:rsidRDefault="00EF6290" w:rsidP="005556B6">
            <w:pPr>
              <w:spacing w:before="0" w:after="0"/>
              <w:rPr>
                <w:rFonts w:ascii="Calibri" w:eastAsia="Times New Roman" w:hAnsi="Calibri" w:cs="Calibri"/>
                <w:color w:val="000000"/>
                <w:sz w:val="22"/>
                <w:szCs w:val="22"/>
              </w:rPr>
            </w:pPr>
            <w:r>
              <w:rPr>
                <w:rFonts w:ascii="Calibri" w:eastAsia="Times New Roman" w:hAnsi="Calibri" w:cs="Calibri"/>
                <w:color w:val="000000"/>
                <w:sz w:val="22"/>
                <w:szCs w:val="22"/>
              </w:rPr>
              <w:t xml:space="preserve">This needs to be expressly refuted and forbidden in the protocol or </w:t>
            </w:r>
            <w:commentRangeStart w:id="333"/>
            <w:r>
              <w:rPr>
                <w:rFonts w:ascii="Calibri" w:eastAsia="Times New Roman" w:hAnsi="Calibri" w:cs="Calibri"/>
                <w:color w:val="000000"/>
                <w:sz w:val="22"/>
                <w:szCs w:val="22"/>
              </w:rPr>
              <w:t xml:space="preserve">information leaflets </w:t>
            </w:r>
            <w:commentRangeEnd w:id="333"/>
            <w:r w:rsidR="0001741E">
              <w:rPr>
                <w:rStyle w:val="CommentReference"/>
              </w:rPr>
              <w:commentReference w:id="333"/>
            </w:r>
            <w:r>
              <w:rPr>
                <w:rFonts w:ascii="Calibri" w:eastAsia="Times New Roman" w:hAnsi="Calibri" w:cs="Calibri"/>
                <w:color w:val="000000"/>
                <w:sz w:val="22"/>
                <w:szCs w:val="22"/>
              </w:rPr>
              <w:t xml:space="preserve">and uses of data by any UCL H or </w:t>
            </w:r>
            <w:commentRangeStart w:id="334"/>
            <w:r>
              <w:rPr>
                <w:rFonts w:ascii="Calibri" w:eastAsia="Times New Roman" w:hAnsi="Calibri" w:cs="Calibri"/>
                <w:color w:val="000000"/>
                <w:sz w:val="22"/>
                <w:szCs w:val="22"/>
              </w:rPr>
              <w:t>research staff</w:t>
            </w:r>
            <w:commentRangeEnd w:id="334"/>
            <w:r w:rsidR="004D70FE">
              <w:rPr>
                <w:rStyle w:val="CommentReference"/>
              </w:rPr>
              <w:commentReference w:id="334"/>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37DE569A"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67AD1CB9"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7733C9AF"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18CD2EAB"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1D860E0C" w14:textId="77777777" w:rsidR="005556B6" w:rsidDel="000A16D1" w:rsidRDefault="005556B6" w:rsidP="005556B6">
            <w:pPr>
              <w:spacing w:before="0" w:after="0"/>
              <w:rPr>
                <w:ins w:id="335" w:author="KSpinola" w:date="2020-08-07T14:58:00Z"/>
                <w:del w:id="336" w:author="Ed Manley" w:date="2025-10-06T14:57:00Z" w16du:dateUtc="2025-10-06T13:57:00Z"/>
                <w:rFonts w:ascii="Calibri" w:eastAsia="Times New Roman" w:hAnsi="Calibri" w:cs="Calibri"/>
                <w:color w:val="000000"/>
                <w:sz w:val="22"/>
                <w:szCs w:val="22"/>
              </w:rPr>
            </w:pPr>
            <w:r w:rsidRPr="005556B6">
              <w:rPr>
                <w:rFonts w:ascii="Calibri" w:eastAsia="Times New Roman" w:hAnsi="Calibri" w:cs="Calibri"/>
                <w:color w:val="000000"/>
                <w:sz w:val="22"/>
                <w:szCs w:val="22"/>
              </w:rPr>
              <w:t> </w:t>
            </w:r>
            <w:ins w:id="337" w:author="KSpinola" w:date="2020-08-07T14:55:00Z">
              <w:r w:rsidR="008224AF">
                <w:rPr>
                  <w:rFonts w:ascii="Calibri" w:eastAsia="Times New Roman" w:hAnsi="Calibri" w:cs="Calibri"/>
                  <w:color w:val="000000"/>
                  <w:sz w:val="22"/>
                  <w:szCs w:val="22"/>
                </w:rPr>
                <w:t>UCLH Privacy info for COVID, poster and all staff communications</w:t>
              </w:r>
            </w:ins>
          </w:p>
          <w:p w14:paraId="3AD59BC1" w14:textId="77777777" w:rsidR="00561090" w:rsidDel="000A16D1" w:rsidRDefault="00561090" w:rsidP="005556B6">
            <w:pPr>
              <w:spacing w:before="0" w:after="0"/>
              <w:rPr>
                <w:ins w:id="338" w:author="KSpinola" w:date="2020-08-07T14:58:00Z"/>
                <w:del w:id="339" w:author="Ed Manley" w:date="2025-10-06T14:57:00Z" w16du:dateUtc="2025-10-06T13:57:00Z"/>
                <w:rFonts w:ascii="Calibri" w:eastAsia="Times New Roman" w:hAnsi="Calibri" w:cs="Calibri"/>
                <w:color w:val="000000"/>
                <w:sz w:val="22"/>
                <w:szCs w:val="22"/>
              </w:rPr>
            </w:pPr>
          </w:p>
          <w:p w14:paraId="128425C6" w14:textId="302CE7FA" w:rsidR="00561090" w:rsidRPr="005556B6" w:rsidRDefault="00561090" w:rsidP="005556B6">
            <w:pPr>
              <w:spacing w:before="0" w:after="0"/>
              <w:rPr>
                <w:rFonts w:ascii="Calibri" w:eastAsia="Times New Roman" w:hAnsi="Calibri" w:cs="Calibri"/>
                <w:color w:val="000000"/>
                <w:sz w:val="22"/>
                <w:szCs w:val="22"/>
              </w:rPr>
            </w:pPr>
            <w:ins w:id="340" w:author="KSpinola" w:date="2020-08-07T14:58:00Z">
              <w:del w:id="341" w:author="Ed Manley" w:date="2025-10-06T14:57:00Z" w16du:dateUtc="2025-10-06T13:57:00Z">
                <w:r w:rsidDel="000A16D1">
                  <w:rPr>
                    <w:rFonts w:ascii="Calibri" w:eastAsia="Times New Roman" w:hAnsi="Calibri" w:cs="Calibri"/>
                    <w:color w:val="000000"/>
                    <w:sz w:val="22"/>
                    <w:szCs w:val="22"/>
                  </w:rPr>
                  <w:delText>COPI Notice for non consented processing. Speak to M. Hall</w:delText>
                </w:r>
              </w:del>
            </w:ins>
          </w:p>
        </w:tc>
      </w:tr>
      <w:tr w:rsidR="005556B6" w:rsidRPr="005556B6" w14:paraId="23E9037B"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82891E4" w14:textId="4C07D9BF"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EF6290">
              <w:rPr>
                <w:rFonts w:ascii="Calibri" w:eastAsia="Times New Roman" w:hAnsi="Calibri" w:cs="Calibri"/>
                <w:color w:val="000000"/>
                <w:sz w:val="22"/>
                <w:szCs w:val="22"/>
              </w:rPr>
              <w:t>SFR0002</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4771BFE7" w14:textId="7FCAD684" w:rsidR="005556B6" w:rsidRPr="00EA6868"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EA6868">
              <w:rPr>
                <w:rFonts w:ascii="Calibri" w:eastAsia="Times New Roman" w:hAnsi="Calibri" w:cs="Calibri"/>
                <w:color w:val="000000"/>
                <w:sz w:val="22"/>
                <w:szCs w:val="22"/>
              </w:rPr>
              <w:t>Patient privacy anxieties</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71DBE64B" w14:textId="7E21B3C9"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EA6868">
              <w:rPr>
                <w:rFonts w:ascii="Calibri" w:eastAsia="Times New Roman" w:hAnsi="Calibri" w:cs="Calibri"/>
                <w:color w:val="000000"/>
                <w:sz w:val="22"/>
                <w:szCs w:val="22"/>
                <w:lang w:val="x-none"/>
              </w:rPr>
              <w:t xml:space="preserve">Patients may be concerned that their time in hospital is being monitored for purposes </w:t>
            </w:r>
            <w:r w:rsidR="00EA6868">
              <w:rPr>
                <w:rFonts w:ascii="Calibri" w:eastAsia="Times New Roman" w:hAnsi="Calibri" w:cs="Calibri"/>
                <w:color w:val="000000"/>
                <w:sz w:val="22"/>
                <w:szCs w:val="22"/>
              </w:rPr>
              <w:t>other than their</w:t>
            </w:r>
            <w:r w:rsidR="00EA6868">
              <w:rPr>
                <w:rFonts w:ascii="Calibri" w:eastAsia="Times New Roman" w:hAnsi="Calibri" w:cs="Calibri"/>
                <w:color w:val="000000"/>
                <w:sz w:val="22"/>
                <w:szCs w:val="22"/>
                <w:lang w:val="x-none"/>
              </w:rPr>
              <w:t xml:space="preserve"> care</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1C1EC23C" w14:textId="54C62F1F" w:rsidR="005556B6" w:rsidRPr="008921B3" w:rsidRDefault="008921B3" w:rsidP="005556B6">
            <w:pPr>
              <w:spacing w:before="0" w:after="0"/>
              <w:rPr>
                <w:rFonts w:ascii="Calibri" w:eastAsia="Times New Roman" w:hAnsi="Calibri" w:cs="Calibri"/>
                <w:color w:val="000000"/>
                <w:sz w:val="22"/>
                <w:szCs w:val="22"/>
              </w:rPr>
            </w:pPr>
            <w:r>
              <w:rPr>
                <w:rFonts w:ascii="Calibri" w:eastAsia="Times New Roman" w:hAnsi="Calibri" w:cs="Calibri"/>
                <w:color w:val="000000"/>
                <w:sz w:val="22"/>
                <w:szCs w:val="22"/>
              </w:rPr>
              <w:t>Information leaflets and privacy notices should be updated</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630E3C5B"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342E509E"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6FD783E7"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39EC3233"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354E9CFA"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019FFAB7"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D37454C" w14:textId="2C619B90"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8921B3">
              <w:rPr>
                <w:rFonts w:ascii="Calibri" w:eastAsia="Times New Roman" w:hAnsi="Calibri" w:cs="Calibri"/>
                <w:color w:val="000000"/>
                <w:sz w:val="22"/>
                <w:szCs w:val="22"/>
              </w:rPr>
              <w:t>SFR0003</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0C6A569E" w14:textId="56D92A06" w:rsidR="005556B6" w:rsidRPr="006A2693"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6A2693">
              <w:rPr>
                <w:rFonts w:ascii="Calibri" w:eastAsia="Times New Roman" w:hAnsi="Calibri" w:cs="Calibri"/>
                <w:color w:val="000000"/>
                <w:sz w:val="22"/>
                <w:szCs w:val="22"/>
              </w:rPr>
              <w:t>Opt out concerns</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6689B55A" w14:textId="4E262A15" w:rsidR="005556B6" w:rsidRPr="006A2693"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FE1593">
              <w:rPr>
                <w:rFonts w:ascii="Calibri" w:eastAsia="Times New Roman" w:hAnsi="Calibri" w:cs="Calibri"/>
                <w:color w:val="000000"/>
                <w:sz w:val="22"/>
                <w:szCs w:val="22"/>
              </w:rPr>
              <w:t>Patients</w:t>
            </w:r>
            <w:r w:rsidR="006A2693">
              <w:rPr>
                <w:rFonts w:ascii="Calibri" w:eastAsia="Times New Roman" w:hAnsi="Calibri" w:cs="Calibri"/>
                <w:color w:val="000000"/>
                <w:sz w:val="22"/>
                <w:szCs w:val="22"/>
              </w:rPr>
              <w:t xml:space="preserve"> and staff may not be able to opt out of the monitoring wing of </w:t>
            </w:r>
            <w:r w:rsidR="006A2693">
              <w:rPr>
                <w:rFonts w:ascii="Calibri" w:eastAsia="Times New Roman" w:hAnsi="Calibri" w:cs="Calibri"/>
                <w:color w:val="000000"/>
                <w:sz w:val="22"/>
                <w:szCs w:val="22"/>
              </w:rPr>
              <w:lastRenderedPageBreak/>
              <w:t xml:space="preserve">this </w:t>
            </w:r>
            <w:proofErr w:type="gramStart"/>
            <w:r w:rsidR="006A2693">
              <w:rPr>
                <w:rFonts w:ascii="Calibri" w:eastAsia="Times New Roman" w:hAnsi="Calibri" w:cs="Calibri"/>
                <w:color w:val="000000"/>
                <w:sz w:val="22"/>
                <w:szCs w:val="22"/>
              </w:rPr>
              <w:t>particular initiative</w:t>
            </w:r>
            <w:proofErr w:type="gramEnd"/>
            <w:r w:rsidR="006A2693">
              <w:rPr>
                <w:rFonts w:ascii="Calibri" w:eastAsia="Times New Roman" w:hAnsi="Calibri" w:cs="Calibri"/>
                <w:color w:val="000000"/>
                <w:sz w:val="22"/>
                <w:szCs w:val="22"/>
              </w:rPr>
              <w:t xml:space="preserve"> even though staff are allowed to opt out from the research study</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4BFF2240" w14:textId="0B645902" w:rsidR="005556B6" w:rsidRPr="00690D43" w:rsidRDefault="005556B6" w:rsidP="005556B6">
            <w:pPr>
              <w:spacing w:before="0" w:after="0"/>
              <w:rPr>
                <w:rFonts w:ascii="Calibri" w:eastAsia="Times New Roman" w:hAnsi="Calibri" w:cs="Calibri"/>
                <w:color w:val="000000"/>
                <w:sz w:val="22"/>
                <w:szCs w:val="22"/>
              </w:rPr>
            </w:pPr>
            <w:r w:rsidRPr="083AE0E4">
              <w:rPr>
                <w:rFonts w:ascii="Calibri" w:eastAsia="Times New Roman" w:hAnsi="Calibri" w:cs="Calibri"/>
                <w:color w:val="000000" w:themeColor="text1"/>
                <w:sz w:val="22"/>
                <w:szCs w:val="22"/>
              </w:rPr>
              <w:lastRenderedPageBreak/>
              <w:t> </w:t>
            </w:r>
            <w:commentRangeStart w:id="342"/>
            <w:r w:rsidR="72D37C66" w:rsidRPr="083AE0E4">
              <w:rPr>
                <w:rFonts w:ascii="Calibri" w:eastAsia="Times New Roman" w:hAnsi="Calibri" w:cs="Calibri"/>
                <w:color w:val="000000" w:themeColor="text1"/>
                <w:sz w:val="22"/>
                <w:szCs w:val="22"/>
              </w:rPr>
              <w:t xml:space="preserve">Is there </w:t>
            </w:r>
            <w:commentRangeEnd w:id="342"/>
            <w:r w:rsidR="00FC6456">
              <w:rPr>
                <w:rStyle w:val="CommentReference"/>
              </w:rPr>
              <w:commentReference w:id="342"/>
            </w:r>
            <w:r w:rsidR="72D37C66" w:rsidRPr="083AE0E4">
              <w:rPr>
                <w:rFonts w:ascii="Calibri" w:eastAsia="Times New Roman" w:hAnsi="Calibri" w:cs="Calibri"/>
                <w:color w:val="000000" w:themeColor="text1"/>
                <w:sz w:val="22"/>
                <w:szCs w:val="22"/>
              </w:rPr>
              <w:t xml:space="preserve">a way to ensure that data is not processed </w:t>
            </w:r>
            <w:r w:rsidR="72D37C66" w:rsidRPr="083AE0E4">
              <w:rPr>
                <w:rFonts w:ascii="Calibri" w:eastAsia="Times New Roman" w:hAnsi="Calibri" w:cs="Calibri"/>
                <w:color w:val="000000" w:themeColor="text1"/>
                <w:sz w:val="22"/>
                <w:szCs w:val="22"/>
              </w:rPr>
              <w:lastRenderedPageBreak/>
              <w:t xml:space="preserve">where people whether they are staff or </w:t>
            </w:r>
            <w:r w:rsidR="578DA491" w:rsidRPr="083AE0E4">
              <w:rPr>
                <w:rFonts w:ascii="Calibri" w:eastAsia="Times New Roman" w:hAnsi="Calibri" w:cs="Calibri"/>
                <w:color w:val="000000" w:themeColor="text1"/>
                <w:sz w:val="22"/>
                <w:szCs w:val="22"/>
              </w:rPr>
              <w:t>patients</w:t>
            </w:r>
            <w:r w:rsidR="72D37C66" w:rsidRPr="083AE0E4">
              <w:rPr>
                <w:rFonts w:ascii="Calibri" w:eastAsia="Times New Roman" w:hAnsi="Calibri" w:cs="Calibri"/>
                <w:color w:val="000000" w:themeColor="text1"/>
                <w:sz w:val="22"/>
                <w:szCs w:val="22"/>
              </w:rPr>
              <w:t xml:space="preserve"> have indicated a desire to opt out of the </w:t>
            </w:r>
            <w:commentRangeStart w:id="343"/>
            <w:commentRangeStart w:id="344"/>
            <w:r w:rsidR="72D37C66" w:rsidRPr="083AE0E4">
              <w:rPr>
                <w:rFonts w:ascii="Calibri" w:eastAsia="Times New Roman" w:hAnsi="Calibri" w:cs="Calibri"/>
                <w:color w:val="000000" w:themeColor="text1"/>
                <w:sz w:val="22"/>
                <w:szCs w:val="22"/>
              </w:rPr>
              <w:t>study</w:t>
            </w:r>
            <w:commentRangeEnd w:id="343"/>
            <w:r>
              <w:rPr>
                <w:rStyle w:val="CommentReference"/>
              </w:rPr>
              <w:commentReference w:id="343"/>
            </w:r>
            <w:commentRangeEnd w:id="344"/>
            <w:r>
              <w:rPr>
                <w:rStyle w:val="CommentReference"/>
              </w:rPr>
              <w:commentReference w:id="344"/>
            </w:r>
            <w:r w:rsidR="72D37C66" w:rsidRPr="083AE0E4">
              <w:rPr>
                <w:rFonts w:ascii="Calibri" w:eastAsia="Times New Roman" w:hAnsi="Calibri" w:cs="Calibri"/>
                <w:color w:val="000000" w:themeColor="text1"/>
                <w:sz w:val="22"/>
                <w:szCs w:val="22"/>
              </w:rPr>
              <w:t>?</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15D1C1F3"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lastRenderedPageBreak/>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2B0A52CF"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46178645"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0F86F251"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470ABA75"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1B55FBCB"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161FAA5" w14:textId="499716ED"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F10F7E">
              <w:rPr>
                <w:rFonts w:ascii="Calibri" w:eastAsia="Times New Roman" w:hAnsi="Calibri" w:cs="Calibri"/>
                <w:color w:val="000000"/>
                <w:sz w:val="22"/>
                <w:szCs w:val="22"/>
              </w:rPr>
              <w:t>SFR0004</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56D986AD" w14:textId="69FD74EC" w:rsidR="005556B6" w:rsidRPr="00E66E29"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F10F7E">
              <w:rPr>
                <w:rFonts w:ascii="Calibri" w:eastAsia="Times New Roman" w:hAnsi="Calibri" w:cs="Calibri"/>
                <w:color w:val="000000"/>
                <w:sz w:val="22"/>
                <w:szCs w:val="22"/>
                <w:lang w:val="x-none"/>
              </w:rPr>
              <w:t xml:space="preserve">Tracking and other data accuracy and </w:t>
            </w:r>
            <w:r w:rsidR="00E66E29">
              <w:rPr>
                <w:rFonts w:ascii="Calibri" w:eastAsia="Times New Roman" w:hAnsi="Calibri" w:cs="Calibri"/>
                <w:color w:val="000000"/>
                <w:sz w:val="22"/>
                <w:szCs w:val="22"/>
              </w:rPr>
              <w:t>representation</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72106E17" w14:textId="658F2B78" w:rsidR="005556B6" w:rsidRPr="00E66E29"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r w:rsidR="00E66E29">
              <w:rPr>
                <w:rFonts w:ascii="Calibri" w:eastAsia="Times New Roman" w:hAnsi="Calibri" w:cs="Calibri"/>
                <w:color w:val="000000"/>
                <w:sz w:val="22"/>
                <w:szCs w:val="22"/>
              </w:rPr>
              <w:t>Is the tracking data likely to be reliable?</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7B5C60FD" w14:textId="23B75C66" w:rsidR="005556B6" w:rsidRPr="00987212" w:rsidRDefault="005556B6" w:rsidP="005556B6">
            <w:pPr>
              <w:spacing w:before="0" w:after="0"/>
              <w:rPr>
                <w:rFonts w:ascii="Calibri" w:eastAsia="Times New Roman" w:hAnsi="Calibri" w:cs="Calibri"/>
                <w:color w:val="000000"/>
                <w:sz w:val="22"/>
                <w:szCs w:val="22"/>
              </w:rPr>
            </w:pPr>
            <w:r w:rsidRPr="04825214">
              <w:rPr>
                <w:rFonts w:ascii="Calibri" w:eastAsia="Times New Roman" w:hAnsi="Calibri" w:cs="Calibri"/>
                <w:color w:val="000000" w:themeColor="text1"/>
                <w:sz w:val="22"/>
                <w:szCs w:val="22"/>
              </w:rPr>
              <w:t> </w:t>
            </w:r>
            <w:r w:rsidR="666CB730" w:rsidRPr="04825214">
              <w:rPr>
                <w:rFonts w:ascii="Calibri" w:eastAsia="Times New Roman" w:hAnsi="Calibri" w:cs="Calibri"/>
                <w:color w:val="000000" w:themeColor="text1"/>
                <w:sz w:val="22"/>
                <w:szCs w:val="22"/>
              </w:rPr>
              <w:t>It’s maybe worth checking this on a routine ward round and have members of staff reporting that the movement was accurate</w:t>
            </w:r>
            <w:r w:rsidR="3742011E" w:rsidRPr="04825214">
              <w:rPr>
                <w:rFonts w:ascii="Calibri" w:eastAsia="Times New Roman" w:hAnsi="Calibri" w:cs="Calibri"/>
                <w:color w:val="000000" w:themeColor="text1"/>
                <w:sz w:val="22"/>
                <w:szCs w:val="22"/>
              </w:rPr>
              <w:t>. Are the use of Rovers helpful here?</w:t>
            </w:r>
            <w:commentRangeStart w:id="345"/>
            <w:commentRangeEnd w:id="345"/>
            <w:r>
              <w:rPr>
                <w:rStyle w:val="CommentReference"/>
              </w:rPr>
              <w:commentReference w:id="345"/>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2201B4D6"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36833103"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61FC0D90"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1DA14679"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4F195EC8"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3F021032"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CA96C1E"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1AA59EC8"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5EC91700"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63844B9E"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6555C676"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26AB8372"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1CDE7971"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1DE5B367"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1020379C"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763E5173"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D3434AA"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66D54A2D"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1F8B9A2F"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49A6BDE3"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1CCF8BE1"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6135E51E"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6BA39A72"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7E68EC7D"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1A4578F7"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52E49F09"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FC7B20C"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3B064735"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7AE695B7"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7B0A8909"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5E380C56"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273E3901"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191D9536"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1EF1F4C9"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43489764"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53E5F330"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27B5EF97"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09B54D19"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0B5B7860"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4F25A881"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72BE4E74"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09D4A012"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3D0D839E"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4A7F1D43"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09927D84"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6B95E429"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7AF6828"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5F3B99B3"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0C8459B2"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4C71CA32"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4466B369"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32FD956B"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4559EE48"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261713C7"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5E5E880B"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3A1E76EC"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05EF4C0"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05E04D55"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090378CB"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653DBF16"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0CD8A9CE"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6EF6EC25"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11CE3D02"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3007290E"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1DBEC1D3"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160F5B03"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DC50936"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4AFF2F6A"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3ACAC455"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0FDACE05"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581E40D3"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1BA9C289"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5A98BA1D"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3028DB27"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2A6C413C"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r w:rsidR="005556B6" w:rsidRPr="005556B6" w14:paraId="720972E6" w14:textId="77777777" w:rsidTr="083AE0E4">
        <w:trPr>
          <w:trHeight w:val="300"/>
        </w:trPr>
        <w:tc>
          <w:tcPr>
            <w:tcW w:w="1141"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6234F1D"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264" w:type="dxa"/>
            <w:tcBorders>
              <w:top w:val="single" w:sz="4" w:space="0" w:color="auto"/>
              <w:left w:val="nil"/>
              <w:bottom w:val="single" w:sz="4" w:space="0" w:color="auto"/>
              <w:right w:val="single" w:sz="4" w:space="0" w:color="auto"/>
            </w:tcBorders>
            <w:shd w:val="clear" w:color="auto" w:fill="FFFFFF" w:themeFill="background1"/>
            <w:noWrap/>
            <w:hideMark/>
          </w:tcPr>
          <w:p w14:paraId="739F013F"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2126" w:type="dxa"/>
            <w:tcBorders>
              <w:top w:val="single" w:sz="4" w:space="0" w:color="auto"/>
              <w:left w:val="nil"/>
              <w:bottom w:val="single" w:sz="4" w:space="0" w:color="auto"/>
              <w:right w:val="single" w:sz="4" w:space="0" w:color="auto"/>
            </w:tcBorders>
            <w:shd w:val="clear" w:color="auto" w:fill="FFFFFF" w:themeFill="background1"/>
            <w:noWrap/>
            <w:hideMark/>
          </w:tcPr>
          <w:p w14:paraId="35FFB570"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1701" w:type="dxa"/>
            <w:tcBorders>
              <w:top w:val="single" w:sz="4" w:space="0" w:color="auto"/>
              <w:left w:val="nil"/>
              <w:bottom w:val="single" w:sz="4" w:space="0" w:color="auto"/>
              <w:right w:val="single" w:sz="4" w:space="0" w:color="auto"/>
            </w:tcBorders>
            <w:shd w:val="clear" w:color="auto" w:fill="FFFFFF" w:themeFill="background1"/>
            <w:noWrap/>
            <w:hideMark/>
          </w:tcPr>
          <w:p w14:paraId="2DE064BA"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148501A6"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992" w:type="dxa"/>
            <w:tcBorders>
              <w:top w:val="single" w:sz="4" w:space="0" w:color="auto"/>
              <w:left w:val="nil"/>
              <w:bottom w:val="single" w:sz="4" w:space="0" w:color="auto"/>
              <w:right w:val="single" w:sz="4" w:space="0" w:color="auto"/>
            </w:tcBorders>
            <w:shd w:val="clear" w:color="auto" w:fill="FFFFFF" w:themeFill="background1"/>
            <w:noWrap/>
            <w:hideMark/>
          </w:tcPr>
          <w:p w14:paraId="4D9CFB1F" w14:textId="77777777" w:rsidR="005556B6" w:rsidRPr="005556B6" w:rsidRDefault="005556B6" w:rsidP="005556B6">
            <w:pPr>
              <w:spacing w:before="0" w:after="0"/>
              <w:jc w:val="center"/>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1" w:type="dxa"/>
            <w:tcBorders>
              <w:top w:val="single" w:sz="4" w:space="0" w:color="auto"/>
              <w:left w:val="nil"/>
              <w:bottom w:val="single" w:sz="4" w:space="0" w:color="auto"/>
              <w:right w:val="single" w:sz="4" w:space="0" w:color="auto"/>
            </w:tcBorders>
            <w:shd w:val="clear" w:color="auto" w:fill="FFFFFF" w:themeFill="background1"/>
            <w:noWrap/>
            <w:hideMark/>
          </w:tcPr>
          <w:p w14:paraId="1A5AA87C"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850" w:type="dxa"/>
            <w:tcBorders>
              <w:top w:val="single" w:sz="4" w:space="0" w:color="auto"/>
              <w:left w:val="nil"/>
              <w:bottom w:val="single" w:sz="4" w:space="0" w:color="auto"/>
              <w:right w:val="single" w:sz="4" w:space="0" w:color="auto"/>
            </w:tcBorders>
            <w:shd w:val="clear" w:color="auto" w:fill="FFFFFF" w:themeFill="background1"/>
            <w:noWrap/>
            <w:hideMark/>
          </w:tcPr>
          <w:p w14:paraId="22FE56D2"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c>
          <w:tcPr>
            <w:tcW w:w="4174" w:type="dxa"/>
            <w:tcBorders>
              <w:top w:val="single" w:sz="4" w:space="0" w:color="auto"/>
              <w:left w:val="nil"/>
              <w:bottom w:val="single" w:sz="4" w:space="0" w:color="auto"/>
              <w:right w:val="single" w:sz="4" w:space="0" w:color="auto"/>
            </w:tcBorders>
            <w:shd w:val="clear" w:color="auto" w:fill="FFFFFF" w:themeFill="background1"/>
            <w:noWrap/>
            <w:hideMark/>
          </w:tcPr>
          <w:p w14:paraId="12556B7E" w14:textId="77777777" w:rsidR="005556B6" w:rsidRPr="005556B6" w:rsidRDefault="005556B6" w:rsidP="005556B6">
            <w:pPr>
              <w:spacing w:before="0" w:after="0"/>
              <w:rPr>
                <w:rFonts w:ascii="Calibri" w:eastAsia="Times New Roman" w:hAnsi="Calibri" w:cs="Calibri"/>
                <w:color w:val="000000"/>
                <w:sz w:val="22"/>
                <w:szCs w:val="22"/>
              </w:rPr>
            </w:pPr>
            <w:r w:rsidRPr="005556B6">
              <w:rPr>
                <w:rFonts w:ascii="Calibri" w:eastAsia="Times New Roman" w:hAnsi="Calibri" w:cs="Calibri"/>
                <w:color w:val="000000"/>
                <w:sz w:val="22"/>
                <w:szCs w:val="22"/>
              </w:rPr>
              <w:t> </w:t>
            </w:r>
          </w:p>
        </w:tc>
      </w:tr>
    </w:tbl>
    <w:p w14:paraId="330CB3E9" w14:textId="77777777" w:rsidR="000524F0" w:rsidRDefault="000524F0">
      <w:pPr>
        <w:sectPr w:rsidR="000524F0" w:rsidSect="005556B6">
          <w:pgSz w:w="16840" w:h="11900" w:orient="landscape"/>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101"/>
        <w:gridCol w:w="6135"/>
      </w:tblGrid>
      <w:tr w:rsidR="000524F0" w:rsidRPr="000524F0" w14:paraId="404D8809" w14:textId="77777777" w:rsidTr="000524F0">
        <w:trPr>
          <w:trHeight w:val="413"/>
        </w:trPr>
        <w:tc>
          <w:tcPr>
            <w:tcW w:w="17848" w:type="dxa"/>
            <w:gridSpan w:val="2"/>
            <w:vMerge w:val="restart"/>
            <w:noWrap/>
            <w:hideMark/>
          </w:tcPr>
          <w:p w14:paraId="41A70A93" w14:textId="77777777" w:rsidR="000524F0" w:rsidRPr="000524F0" w:rsidRDefault="000524F0" w:rsidP="000524F0">
            <w:pPr>
              <w:rPr>
                <w:b/>
                <w:bCs/>
              </w:rPr>
            </w:pPr>
            <w:r w:rsidRPr="000524F0">
              <w:rPr>
                <w:b/>
                <w:bCs/>
              </w:rPr>
              <w:lastRenderedPageBreak/>
              <w:t xml:space="preserve">DATA PRIVACY IMPACT ASSESSMENT - GLOSSARY OF TERMS </w:t>
            </w:r>
          </w:p>
        </w:tc>
      </w:tr>
      <w:tr w:rsidR="000524F0" w:rsidRPr="000524F0" w14:paraId="3F71D78E" w14:textId="77777777" w:rsidTr="000524F0">
        <w:trPr>
          <w:trHeight w:val="533"/>
        </w:trPr>
        <w:tc>
          <w:tcPr>
            <w:tcW w:w="17848" w:type="dxa"/>
            <w:gridSpan w:val="2"/>
            <w:vMerge/>
            <w:hideMark/>
          </w:tcPr>
          <w:p w14:paraId="7968AAEA" w14:textId="77777777" w:rsidR="000524F0" w:rsidRPr="000524F0" w:rsidRDefault="000524F0">
            <w:pPr>
              <w:rPr>
                <w:b/>
                <w:bCs/>
              </w:rPr>
            </w:pPr>
          </w:p>
        </w:tc>
      </w:tr>
      <w:tr w:rsidR="000524F0" w:rsidRPr="000524F0" w14:paraId="4B7B214E" w14:textId="77777777" w:rsidTr="000524F0">
        <w:trPr>
          <w:trHeight w:val="1470"/>
        </w:trPr>
        <w:tc>
          <w:tcPr>
            <w:tcW w:w="5924" w:type="dxa"/>
            <w:hideMark/>
          </w:tcPr>
          <w:p w14:paraId="0D6748DE" w14:textId="77777777" w:rsidR="000524F0" w:rsidRPr="000524F0" w:rsidRDefault="000524F0">
            <w:r w:rsidRPr="000524F0">
              <w:t xml:space="preserve">UCLH Retention Schedule </w:t>
            </w:r>
          </w:p>
        </w:tc>
        <w:tc>
          <w:tcPr>
            <w:tcW w:w="11924" w:type="dxa"/>
            <w:hideMark/>
          </w:tcPr>
          <w:p w14:paraId="4E631DCD" w14:textId="77777777" w:rsidR="000524F0" w:rsidRPr="000524F0" w:rsidRDefault="000524F0">
            <w:r w:rsidRPr="000524F0">
              <w:t xml:space="preserve">Privacy legislation states that personal information shouldn't be held for any longer than necessary, i.e. once we have no legal or regulatory obligation to retain the information, it </w:t>
            </w:r>
            <w:proofErr w:type="spellStart"/>
            <w:r w:rsidRPr="000524F0">
              <w:t>shoud</w:t>
            </w:r>
            <w:proofErr w:type="spellEnd"/>
            <w:r w:rsidRPr="000524F0">
              <w:t xml:space="preserve"> be securely destroyed.  To enable AUK to comply with this obligation, a Retention Schedule was created that lists the specific retention periods dependant on the type of records held.  This can be found </w:t>
            </w:r>
            <w:r w:rsidRPr="000524F0">
              <w:rPr>
                <w:u w:val="single"/>
              </w:rPr>
              <w:t xml:space="preserve">here </w:t>
            </w:r>
            <w:r w:rsidRPr="000524F0">
              <w:t xml:space="preserve">(link still to be added).  </w:t>
            </w:r>
          </w:p>
        </w:tc>
      </w:tr>
      <w:tr w:rsidR="000524F0" w:rsidRPr="000524F0" w14:paraId="47B45462" w14:textId="77777777" w:rsidTr="000524F0">
        <w:trPr>
          <w:trHeight w:val="1245"/>
        </w:trPr>
        <w:tc>
          <w:tcPr>
            <w:tcW w:w="5924" w:type="dxa"/>
            <w:hideMark/>
          </w:tcPr>
          <w:p w14:paraId="4DB99363" w14:textId="77777777" w:rsidR="000524F0" w:rsidRPr="000524F0" w:rsidRDefault="000524F0">
            <w:r w:rsidRPr="000524F0">
              <w:t>Data Protection Team</w:t>
            </w:r>
          </w:p>
        </w:tc>
        <w:tc>
          <w:tcPr>
            <w:tcW w:w="11924" w:type="dxa"/>
            <w:hideMark/>
          </w:tcPr>
          <w:p w14:paraId="635825F0" w14:textId="37D47F5C" w:rsidR="000524F0" w:rsidRPr="000524F0" w:rsidRDefault="000524F0">
            <w:r w:rsidRPr="000524F0">
              <w:t>UCLH has a dedicated data protection team</w:t>
            </w:r>
            <w:r w:rsidR="003E322C">
              <w:t xml:space="preserve">. </w:t>
            </w:r>
            <w:r w:rsidRPr="000524F0">
              <w:t>They act as a single point of contact for all data protection matters, they promote best practice, share knowledge and provide guidance to the business.  They will review, support and sign off the DPIA at stage 3.   They can be contacted at UCLH.IGQueries@nhs.net</w:t>
            </w:r>
          </w:p>
        </w:tc>
      </w:tr>
      <w:tr w:rsidR="000524F0" w:rsidRPr="000524F0" w14:paraId="7815BF90" w14:textId="77777777" w:rsidTr="000524F0">
        <w:trPr>
          <w:trHeight w:val="6450"/>
        </w:trPr>
        <w:tc>
          <w:tcPr>
            <w:tcW w:w="5924" w:type="dxa"/>
            <w:hideMark/>
          </w:tcPr>
          <w:p w14:paraId="6C161887" w14:textId="77777777" w:rsidR="000524F0" w:rsidRPr="000524F0" w:rsidRDefault="000524F0">
            <w:r w:rsidRPr="000524F0">
              <w:t>EEA Countries (and other countries deemed adequate)</w:t>
            </w:r>
          </w:p>
        </w:tc>
        <w:tc>
          <w:tcPr>
            <w:tcW w:w="11924" w:type="dxa"/>
            <w:hideMark/>
          </w:tcPr>
          <w:p w14:paraId="26B7E696" w14:textId="77777777" w:rsidR="000524F0" w:rsidRPr="000524F0" w:rsidRDefault="000524F0" w:rsidP="000524F0">
            <w:r w:rsidRPr="000524F0">
              <w:t xml:space="preserve">The EEA countries are currently the EU countries (below) plus Iceland, Liechtenstein and Norway:  </w:t>
            </w:r>
            <w:r w:rsidRPr="000524F0">
              <w:br/>
            </w:r>
            <w:r w:rsidRPr="000524F0">
              <w:br/>
              <w:t>Austria                          Germany                                Malta                                     United Kingdom</w:t>
            </w:r>
            <w:r w:rsidRPr="000524F0">
              <w:br/>
              <w:t>Belgium                         Greece                                    Netherlands</w:t>
            </w:r>
            <w:r w:rsidRPr="000524F0">
              <w:br/>
              <w:t>Bulgaria                        Hungary                                 Norway</w:t>
            </w:r>
            <w:r w:rsidRPr="000524F0">
              <w:br/>
              <w:t>Croatia                          Iceland                                   Poland</w:t>
            </w:r>
            <w:r w:rsidRPr="000524F0">
              <w:br/>
              <w:t>Cyprus                           Ireland                                   Portugal</w:t>
            </w:r>
            <w:r w:rsidRPr="000524F0">
              <w:br/>
              <w:t>Czech Republic            Italy                                        Romania</w:t>
            </w:r>
            <w:r w:rsidRPr="000524F0">
              <w:br/>
              <w:t>Denmark                       Latvia                                     Slovakia</w:t>
            </w:r>
            <w:r w:rsidRPr="000524F0">
              <w:br/>
              <w:t>Estonia                          Liechtenstein                        Slovenia</w:t>
            </w:r>
            <w:r w:rsidRPr="000524F0">
              <w:br/>
              <w:t>Finland                          Lithuania                              Spain</w:t>
            </w:r>
            <w:r w:rsidRPr="000524F0">
              <w:br/>
              <w:t>France                            Luxembourg                         Sweden</w:t>
            </w:r>
            <w:r w:rsidRPr="000524F0">
              <w:br/>
              <w:t xml:space="preserve">                                                                                          </w:t>
            </w:r>
            <w:r w:rsidRPr="000524F0">
              <w:br/>
              <w:t xml:space="preserve">Along with countries based in the EEA, there are some </w:t>
            </w:r>
            <w:proofErr w:type="spellStart"/>
            <w:r w:rsidRPr="000524F0">
              <w:t>addtional</w:t>
            </w:r>
            <w:proofErr w:type="spellEnd"/>
            <w:r w:rsidRPr="000524F0">
              <w:t xml:space="preserve"> countries deem to have an adequate level of protection for personal information.  These are: </w:t>
            </w:r>
            <w:r w:rsidRPr="000524F0">
              <w:br/>
            </w:r>
            <w:r w:rsidRPr="000524F0">
              <w:br/>
              <w:t xml:space="preserve">Andorra                          Guernsey                         New Zealand                                      </w:t>
            </w:r>
            <w:r w:rsidRPr="000524F0">
              <w:br/>
              <w:t>Argentina                       Isle of Man                      Switzerland</w:t>
            </w:r>
            <w:r w:rsidRPr="000524F0">
              <w:br/>
              <w:t>Canada                           Israel                               Uruguay</w:t>
            </w:r>
            <w:r w:rsidRPr="000524F0">
              <w:br/>
              <w:t xml:space="preserve">Faroe Islands                Jersey                                    </w:t>
            </w:r>
            <w:r w:rsidRPr="000524F0">
              <w:br/>
              <w:t xml:space="preserve"> </w:t>
            </w:r>
            <w:r w:rsidRPr="000524F0">
              <w:br/>
            </w:r>
            <w:r w:rsidRPr="000524F0">
              <w:br/>
            </w:r>
          </w:p>
        </w:tc>
      </w:tr>
      <w:tr w:rsidR="000524F0" w:rsidRPr="000524F0" w14:paraId="553070FE" w14:textId="77777777" w:rsidTr="000524F0">
        <w:trPr>
          <w:trHeight w:val="645"/>
        </w:trPr>
        <w:tc>
          <w:tcPr>
            <w:tcW w:w="5924" w:type="dxa"/>
            <w:hideMark/>
          </w:tcPr>
          <w:p w14:paraId="7562E48E" w14:textId="77777777" w:rsidR="000524F0" w:rsidRPr="000524F0" w:rsidRDefault="000524F0" w:rsidP="000524F0">
            <w:r w:rsidRPr="000524F0">
              <w:lastRenderedPageBreak/>
              <w:t xml:space="preserve">GDPR </w:t>
            </w:r>
          </w:p>
        </w:tc>
        <w:tc>
          <w:tcPr>
            <w:tcW w:w="11924" w:type="dxa"/>
            <w:hideMark/>
          </w:tcPr>
          <w:p w14:paraId="6DE7157E" w14:textId="09770232" w:rsidR="000524F0" w:rsidRPr="000524F0" w:rsidRDefault="000524F0" w:rsidP="00E630ED">
            <w:r w:rsidRPr="000524F0">
              <w:t xml:space="preserve">The General Data Protection Legislation - this will replace the existing Data Protection Act 1998.  </w:t>
            </w:r>
            <w:proofErr w:type="gramStart"/>
            <w:r w:rsidRPr="000524F0">
              <w:t>It's was</w:t>
            </w:r>
            <w:proofErr w:type="gramEnd"/>
            <w:r w:rsidRPr="000524F0">
              <w:t xml:space="preserve"> introduced to harmonise privacy laws across the EU and </w:t>
            </w:r>
            <w:r w:rsidR="00E630ED">
              <w:t>came</w:t>
            </w:r>
            <w:r w:rsidR="00E630ED" w:rsidRPr="000524F0">
              <w:t xml:space="preserve"> </w:t>
            </w:r>
            <w:r w:rsidRPr="000524F0">
              <w:t>into affect in May 2018.</w:t>
            </w:r>
          </w:p>
        </w:tc>
      </w:tr>
      <w:tr w:rsidR="000524F0" w:rsidRPr="000524F0" w14:paraId="693C53B5" w14:textId="77777777" w:rsidTr="000524F0">
        <w:trPr>
          <w:trHeight w:val="5340"/>
        </w:trPr>
        <w:tc>
          <w:tcPr>
            <w:tcW w:w="5924" w:type="dxa"/>
            <w:hideMark/>
          </w:tcPr>
          <w:p w14:paraId="3E6BA19B" w14:textId="77777777" w:rsidR="000524F0" w:rsidRPr="000524F0" w:rsidRDefault="000524F0">
            <w:r w:rsidRPr="000524F0">
              <w:t xml:space="preserve">Personal Information </w:t>
            </w:r>
          </w:p>
        </w:tc>
        <w:tc>
          <w:tcPr>
            <w:tcW w:w="11924" w:type="dxa"/>
            <w:hideMark/>
          </w:tcPr>
          <w:p w14:paraId="243AD133" w14:textId="359BF1C9" w:rsidR="00E630ED" w:rsidRDefault="000524F0">
            <w:r w:rsidRPr="000524F0">
              <w:t xml:space="preserve">Personal information is any information relating to an identified or </w:t>
            </w:r>
            <w:r w:rsidR="00E630ED" w:rsidRPr="000524F0">
              <w:t>identifiable</w:t>
            </w:r>
            <w:r w:rsidRPr="000524F0">
              <w:t xml:space="preserve"> person. Where an identifiable person is someone who can be identified, directly or indirectly, </w:t>
            </w:r>
            <w:proofErr w:type="gramStart"/>
            <w:r w:rsidRPr="000524F0">
              <w:t>in particular by</w:t>
            </w:r>
            <w:proofErr w:type="gramEnd"/>
            <w:r w:rsidRPr="000524F0">
              <w:t xml:space="preserve"> reference to an identifier such as a name, an identification number, location data, an online identifier.  Examples of personal information include, but are not limited to:</w:t>
            </w:r>
            <w:r w:rsidRPr="000524F0">
              <w:br/>
            </w:r>
            <w:r w:rsidRPr="000524F0">
              <w:br/>
              <w:t xml:space="preserve">- Name </w:t>
            </w:r>
            <w:r w:rsidRPr="000524F0">
              <w:br/>
              <w:t>- Address</w:t>
            </w:r>
            <w:r w:rsidRPr="000524F0">
              <w:br/>
              <w:t>- Date of birth</w:t>
            </w:r>
          </w:p>
          <w:p w14:paraId="42238F46" w14:textId="349B9AEF" w:rsidR="000524F0" w:rsidRPr="000524F0" w:rsidRDefault="00E630ED" w:rsidP="005331D2">
            <w:pPr>
              <w:pStyle w:val="ListParagraph"/>
              <w:numPr>
                <w:ilvl w:val="0"/>
                <w:numId w:val="1"/>
              </w:numPr>
            </w:pPr>
            <w:r>
              <w:t>NHS Number</w:t>
            </w:r>
            <w:r w:rsidR="000524F0" w:rsidRPr="000524F0">
              <w:br/>
              <w:t>- NI Number</w:t>
            </w:r>
            <w:r w:rsidR="000524F0" w:rsidRPr="000524F0">
              <w:br/>
              <w:t>- Email address</w:t>
            </w:r>
            <w:r w:rsidR="000524F0" w:rsidRPr="000524F0">
              <w:br/>
              <w:t>- Policy number</w:t>
            </w:r>
            <w:r w:rsidR="000524F0" w:rsidRPr="000524F0">
              <w:br/>
              <w:t>- Health data</w:t>
            </w:r>
            <w:r w:rsidR="000524F0" w:rsidRPr="000524F0">
              <w:br/>
              <w:t>- Biometric or genetic data</w:t>
            </w:r>
            <w:r w:rsidR="000524F0" w:rsidRPr="000524F0">
              <w:br/>
              <w:t xml:space="preserve">- IP address </w:t>
            </w:r>
            <w:r w:rsidR="000524F0" w:rsidRPr="000524F0">
              <w:br/>
              <w:t xml:space="preserve">- Location data </w:t>
            </w:r>
            <w:r w:rsidR="000524F0" w:rsidRPr="000524F0">
              <w:br/>
            </w:r>
            <w:r w:rsidR="000524F0" w:rsidRPr="000524F0">
              <w:br/>
              <w:t xml:space="preserve">There is a sub-set of personal information knows as 'Special </w:t>
            </w:r>
            <w:proofErr w:type="spellStart"/>
            <w:r w:rsidR="000524F0" w:rsidRPr="000524F0">
              <w:t>catagories</w:t>
            </w:r>
            <w:proofErr w:type="spellEnd"/>
            <w:r w:rsidR="000524F0" w:rsidRPr="000524F0">
              <w:t xml:space="preserve"> of personal information' (see definition below) which requires additional controls due to the sensitive nature of the information.   </w:t>
            </w:r>
          </w:p>
        </w:tc>
      </w:tr>
      <w:tr w:rsidR="000524F0" w:rsidRPr="000524F0" w14:paraId="10CF1080" w14:textId="77777777" w:rsidTr="000524F0">
        <w:trPr>
          <w:trHeight w:val="825"/>
        </w:trPr>
        <w:tc>
          <w:tcPr>
            <w:tcW w:w="5924" w:type="dxa"/>
            <w:hideMark/>
          </w:tcPr>
          <w:p w14:paraId="4A643A71" w14:textId="77777777" w:rsidR="000524F0" w:rsidRPr="000524F0" w:rsidRDefault="000524F0">
            <w:r w:rsidRPr="000524F0">
              <w:t xml:space="preserve">PIA </w:t>
            </w:r>
          </w:p>
        </w:tc>
        <w:tc>
          <w:tcPr>
            <w:tcW w:w="11924" w:type="dxa"/>
            <w:hideMark/>
          </w:tcPr>
          <w:p w14:paraId="0222EC47" w14:textId="28EEA66F" w:rsidR="000524F0" w:rsidRPr="000524F0" w:rsidRDefault="000524F0">
            <w:r w:rsidRPr="000524F0">
              <w:t xml:space="preserve">Privacy Impact Assessment (PIA) - </w:t>
            </w:r>
            <w:r w:rsidR="003E322C">
              <w:t>was</w:t>
            </w:r>
            <w:r w:rsidR="003E322C" w:rsidRPr="000524F0">
              <w:t xml:space="preserve"> </w:t>
            </w:r>
            <w:r w:rsidRPr="000524F0">
              <w:t xml:space="preserve">a </w:t>
            </w:r>
            <w:r w:rsidR="003E322C">
              <w:t>voluntary process</w:t>
            </w:r>
            <w:r w:rsidR="003E322C" w:rsidRPr="000524F0">
              <w:t xml:space="preserve"> </w:t>
            </w:r>
            <w:r w:rsidRPr="000524F0">
              <w:t>designed to identify, assess and manage Data Privacy risks as part of any project/change/initiative</w:t>
            </w:r>
            <w:r w:rsidR="003E322C">
              <w:t xml:space="preserve"> under the Data Protection Directive 1995 and the Data Protection Act 1998. It has been superseded by the mandatory Data Protection Impact </w:t>
            </w:r>
            <w:proofErr w:type="gramStart"/>
            <w:r w:rsidR="003E322C">
              <w:t xml:space="preserve">Assessments </w:t>
            </w:r>
            <w:r w:rsidRPr="000524F0">
              <w:t xml:space="preserve"> </w:t>
            </w:r>
            <w:r w:rsidR="003E322C">
              <w:t>under</w:t>
            </w:r>
            <w:proofErr w:type="gramEnd"/>
            <w:r w:rsidR="003E322C">
              <w:t xml:space="preserve"> the General Data Protection Regulation.</w:t>
            </w:r>
          </w:p>
        </w:tc>
      </w:tr>
      <w:tr w:rsidR="000524F0" w:rsidRPr="000524F0" w14:paraId="189064D2" w14:textId="77777777" w:rsidTr="000524F0">
        <w:trPr>
          <w:trHeight w:val="3810"/>
        </w:trPr>
        <w:tc>
          <w:tcPr>
            <w:tcW w:w="5924" w:type="dxa"/>
            <w:hideMark/>
          </w:tcPr>
          <w:p w14:paraId="72B8B486" w14:textId="77777777" w:rsidR="000524F0" w:rsidRPr="000524F0" w:rsidRDefault="000524F0">
            <w:r w:rsidRPr="000524F0">
              <w:lastRenderedPageBreak/>
              <w:t>Processing/process</w:t>
            </w:r>
          </w:p>
        </w:tc>
        <w:tc>
          <w:tcPr>
            <w:tcW w:w="11924" w:type="dxa"/>
            <w:hideMark/>
          </w:tcPr>
          <w:p w14:paraId="32F26819" w14:textId="77777777" w:rsidR="000524F0" w:rsidRPr="000524F0" w:rsidRDefault="000524F0">
            <w:r w:rsidRPr="000524F0">
              <w:t xml:space="preserve">Processing means </w:t>
            </w:r>
            <w:r w:rsidRPr="000524F0">
              <w:rPr>
                <w:b/>
                <w:bCs/>
              </w:rPr>
              <w:t>any</w:t>
            </w:r>
            <w:r w:rsidRPr="000524F0">
              <w:t xml:space="preserve"> action we undertake with personal information.</w:t>
            </w:r>
            <w:r w:rsidRPr="000524F0">
              <w:br/>
            </w:r>
            <w:r w:rsidRPr="000524F0">
              <w:br/>
              <w:t>This includes, for example:</w:t>
            </w:r>
            <w:r w:rsidRPr="000524F0">
              <w:br/>
              <w:t>- collecting the information</w:t>
            </w:r>
            <w:r w:rsidRPr="000524F0">
              <w:br/>
              <w:t xml:space="preserve">- recording the information </w:t>
            </w:r>
            <w:r w:rsidRPr="000524F0">
              <w:br/>
              <w:t>- storing/retaining the information</w:t>
            </w:r>
            <w:r w:rsidRPr="000524F0">
              <w:br/>
              <w:t xml:space="preserve">- retrieving the information </w:t>
            </w:r>
            <w:r w:rsidRPr="000524F0">
              <w:br/>
              <w:t xml:space="preserve">- using the information </w:t>
            </w:r>
            <w:r w:rsidRPr="000524F0">
              <w:br/>
              <w:t xml:space="preserve">- disclosing/transferring the information </w:t>
            </w:r>
            <w:r w:rsidRPr="000524F0">
              <w:br/>
              <w:t xml:space="preserve">- altering the information </w:t>
            </w:r>
            <w:r w:rsidRPr="000524F0">
              <w:br/>
              <w:t>- deleting/</w:t>
            </w:r>
            <w:proofErr w:type="spellStart"/>
            <w:r w:rsidRPr="000524F0">
              <w:t>detroying</w:t>
            </w:r>
            <w:proofErr w:type="spellEnd"/>
            <w:r w:rsidRPr="000524F0">
              <w:t xml:space="preserve"> the information</w:t>
            </w:r>
          </w:p>
        </w:tc>
      </w:tr>
      <w:tr w:rsidR="000524F0" w:rsidRPr="000524F0" w14:paraId="3ABBCAD4" w14:textId="77777777" w:rsidTr="000524F0">
        <w:trPr>
          <w:trHeight w:val="1005"/>
        </w:trPr>
        <w:tc>
          <w:tcPr>
            <w:tcW w:w="5924" w:type="dxa"/>
            <w:hideMark/>
          </w:tcPr>
          <w:p w14:paraId="767888AE" w14:textId="77777777" w:rsidR="000524F0" w:rsidRPr="000524F0" w:rsidRDefault="000524F0">
            <w:r w:rsidRPr="000524F0">
              <w:t>Project Sponsor/Accountable Executive</w:t>
            </w:r>
          </w:p>
        </w:tc>
        <w:tc>
          <w:tcPr>
            <w:tcW w:w="11924" w:type="dxa"/>
            <w:hideMark/>
          </w:tcPr>
          <w:p w14:paraId="0920647D" w14:textId="77777777" w:rsidR="000524F0" w:rsidRPr="000524F0" w:rsidRDefault="000524F0">
            <w:r w:rsidRPr="000524F0">
              <w:t xml:space="preserve">This is typically a senior person within the business area that will receive the business outcomes and benefits from the project and </w:t>
            </w:r>
            <w:r w:rsidRPr="000524F0">
              <w:rPr>
                <w:b/>
                <w:bCs/>
              </w:rPr>
              <w:t>not</w:t>
            </w:r>
            <w:r w:rsidRPr="000524F0">
              <w:t xml:space="preserve"> part of the project delivery team.  </w:t>
            </w:r>
          </w:p>
        </w:tc>
      </w:tr>
      <w:tr w:rsidR="000524F0" w:rsidRPr="000524F0" w14:paraId="4ECB9787" w14:textId="77777777" w:rsidTr="000524F0">
        <w:trPr>
          <w:trHeight w:val="2595"/>
        </w:trPr>
        <w:tc>
          <w:tcPr>
            <w:tcW w:w="5924" w:type="dxa"/>
            <w:hideMark/>
          </w:tcPr>
          <w:p w14:paraId="5161026D" w14:textId="77777777" w:rsidR="000524F0" w:rsidRPr="000524F0" w:rsidRDefault="000524F0">
            <w:r w:rsidRPr="000524F0">
              <w:t xml:space="preserve">Pseudonymisation/anonymisation </w:t>
            </w:r>
          </w:p>
        </w:tc>
        <w:tc>
          <w:tcPr>
            <w:tcW w:w="11924" w:type="dxa"/>
            <w:hideMark/>
          </w:tcPr>
          <w:p w14:paraId="11A70085" w14:textId="77777777" w:rsidR="000524F0" w:rsidRPr="000524F0" w:rsidRDefault="000524F0">
            <w:r w:rsidRPr="000524F0">
              <w:rPr>
                <w:b/>
                <w:bCs/>
                <w:u w:val="single"/>
              </w:rPr>
              <w:t>Pseudonymisation</w:t>
            </w:r>
            <w:r w:rsidRPr="000524F0">
              <w:t xml:space="preserve"> is a procedure by which the most identifying fields within a data record are replaced by one or more artificial identifiers, or pseudonyms. There can be a single pseudonym for a collection of replaced fields or a pseudonym per replaced field. The purpose is to render the data record less identifying and therefore lower </w:t>
            </w:r>
            <w:proofErr w:type="gramStart"/>
            <w:r w:rsidRPr="000524F0">
              <w:t>individuals</w:t>
            </w:r>
            <w:proofErr w:type="gramEnd"/>
            <w:r w:rsidRPr="000524F0">
              <w:t xml:space="preserve"> objections to its use. Data in this form is suitable for extensive analytics and processing.</w:t>
            </w:r>
            <w:r w:rsidRPr="000524F0">
              <w:br/>
            </w:r>
            <w:r w:rsidRPr="000524F0">
              <w:br/>
            </w:r>
            <w:r w:rsidRPr="000524F0">
              <w:rPr>
                <w:b/>
                <w:bCs/>
                <w:u w:val="single"/>
              </w:rPr>
              <w:t>Anonymisation</w:t>
            </w:r>
            <w:r w:rsidRPr="000524F0">
              <w:t xml:space="preserve"> is the process of turning data into a form which does not identify individuals and where re-identification is not likely to take place. This allows for a much wider use of the information.</w:t>
            </w:r>
          </w:p>
        </w:tc>
      </w:tr>
      <w:tr w:rsidR="000524F0" w:rsidRPr="000524F0" w14:paraId="110810CA" w14:textId="77777777" w:rsidTr="000524F0">
        <w:trPr>
          <w:trHeight w:val="2115"/>
        </w:trPr>
        <w:tc>
          <w:tcPr>
            <w:tcW w:w="5924" w:type="dxa"/>
            <w:hideMark/>
          </w:tcPr>
          <w:p w14:paraId="7380EC22" w14:textId="77777777" w:rsidR="000524F0" w:rsidRPr="000524F0" w:rsidRDefault="000524F0" w:rsidP="000524F0">
            <w:r w:rsidRPr="000524F0">
              <w:t>Risk Acceptance process</w:t>
            </w:r>
          </w:p>
        </w:tc>
        <w:tc>
          <w:tcPr>
            <w:tcW w:w="11924" w:type="dxa"/>
            <w:hideMark/>
          </w:tcPr>
          <w:p w14:paraId="33EFC93E" w14:textId="77777777" w:rsidR="000524F0" w:rsidRPr="000524F0" w:rsidRDefault="000524F0" w:rsidP="000524F0">
            <w:r w:rsidRPr="000524F0">
              <w:t xml:space="preserve">There are times, when for perfectly legitimate reasons an action to resolve an incident or risk exposure cannot be completed within for example, a reasonable time or cost.  </w:t>
            </w:r>
            <w:r w:rsidRPr="000524F0">
              <w:br/>
            </w:r>
            <w:r w:rsidRPr="000524F0">
              <w:br/>
              <w:t xml:space="preserve">Applying the Risk Acceptance process within UCLH ensures that the risks we choose to accept are formally recorded, that the decision is made with full understanding of the potential impacts, and that these issues are actively resolved through an agreed action plan, fully endorsed by the UCLH governance structure.  </w:t>
            </w:r>
          </w:p>
        </w:tc>
      </w:tr>
      <w:tr w:rsidR="000524F0" w:rsidRPr="000524F0" w14:paraId="4586EFFC" w14:textId="77777777" w:rsidTr="000524F0">
        <w:trPr>
          <w:trHeight w:val="3915"/>
        </w:trPr>
        <w:tc>
          <w:tcPr>
            <w:tcW w:w="5924" w:type="dxa"/>
            <w:hideMark/>
          </w:tcPr>
          <w:p w14:paraId="7D78D0DF" w14:textId="77777777" w:rsidR="000524F0" w:rsidRPr="000524F0" w:rsidRDefault="000524F0">
            <w:r w:rsidRPr="000524F0">
              <w:lastRenderedPageBreak/>
              <w:t xml:space="preserve">Special </w:t>
            </w:r>
            <w:proofErr w:type="spellStart"/>
            <w:r w:rsidRPr="000524F0">
              <w:t>catagories</w:t>
            </w:r>
            <w:proofErr w:type="spellEnd"/>
            <w:r w:rsidRPr="000524F0">
              <w:t xml:space="preserve"> of personal information </w:t>
            </w:r>
          </w:p>
        </w:tc>
        <w:tc>
          <w:tcPr>
            <w:tcW w:w="11924" w:type="dxa"/>
            <w:hideMark/>
          </w:tcPr>
          <w:p w14:paraId="1EF203C2" w14:textId="77777777" w:rsidR="000524F0" w:rsidRPr="000524F0" w:rsidRDefault="000524F0" w:rsidP="000524F0">
            <w:r w:rsidRPr="000524F0">
              <w:t>This is a 'sub-set' of personal information and is considered as information that would present a higher risk to an individual if not handled appropriately.  Under the DPA this type of information was known as sensitive personal information and relates to data concerning the following:</w:t>
            </w:r>
            <w:r w:rsidRPr="000524F0">
              <w:br/>
            </w:r>
            <w:r w:rsidRPr="000524F0">
              <w:br/>
              <w:t>- health/medical information</w:t>
            </w:r>
            <w:r w:rsidRPr="000524F0">
              <w:br/>
              <w:t>- criminal convictions and offences</w:t>
            </w:r>
            <w:r w:rsidRPr="000524F0">
              <w:br/>
              <w:t>- racial or ethnic origin</w:t>
            </w:r>
            <w:r w:rsidRPr="000524F0">
              <w:br/>
              <w:t>- political opinions</w:t>
            </w:r>
            <w:r w:rsidRPr="000524F0">
              <w:br/>
              <w:t>- religious or philosophical beliefs</w:t>
            </w:r>
            <w:r w:rsidRPr="000524F0">
              <w:br/>
              <w:t xml:space="preserve">- trade union membership </w:t>
            </w:r>
            <w:r w:rsidRPr="000524F0">
              <w:br/>
              <w:t>- sexual life/orientation</w:t>
            </w:r>
            <w:r w:rsidRPr="000524F0">
              <w:br/>
              <w:t xml:space="preserve">- genetic or biometric information </w:t>
            </w:r>
            <w:r w:rsidRPr="000524F0">
              <w:br/>
            </w:r>
            <w:r w:rsidRPr="000524F0">
              <w:br/>
            </w:r>
          </w:p>
        </w:tc>
      </w:tr>
      <w:tr w:rsidR="000524F0" w:rsidRPr="000524F0" w14:paraId="6141BFDE" w14:textId="77777777" w:rsidTr="000524F0">
        <w:trPr>
          <w:trHeight w:val="2310"/>
        </w:trPr>
        <w:tc>
          <w:tcPr>
            <w:tcW w:w="5924" w:type="dxa"/>
            <w:hideMark/>
          </w:tcPr>
          <w:p w14:paraId="64B16D76" w14:textId="77777777" w:rsidR="000524F0" w:rsidRPr="000524F0" w:rsidRDefault="000524F0" w:rsidP="000524F0">
            <w:r w:rsidRPr="000524F0">
              <w:t xml:space="preserve">Third party supplier/vendor   </w:t>
            </w:r>
          </w:p>
        </w:tc>
        <w:tc>
          <w:tcPr>
            <w:tcW w:w="11924" w:type="dxa"/>
            <w:hideMark/>
          </w:tcPr>
          <w:p w14:paraId="05C13CAF" w14:textId="77777777" w:rsidR="000524F0" w:rsidRPr="000524F0" w:rsidRDefault="000524F0" w:rsidP="000524F0">
            <w:r w:rsidRPr="000524F0">
              <w:t xml:space="preserve">Where a third party means any other organisation or person that is not part of UCLH (e.g. a supplier providing us with IT support, a service provider performing a business process on our behalf (e.g. handling our scanning) or hosting IT systems on our behalf).  A third party in this context does not mean an employer of a pension scheme or an adviser.  </w:t>
            </w:r>
            <w:r w:rsidRPr="000524F0">
              <w:br/>
            </w:r>
            <w:r w:rsidRPr="000524F0">
              <w:br/>
              <w:t xml:space="preserve">The third party's involvement could be part of the project lifecycle itself (e.g. for consultancy or support services) but also into BAU (e.g. where they will work on behalf of AUK to support the administration of a new product and will have ongoing access to our information).  </w:t>
            </w:r>
          </w:p>
        </w:tc>
      </w:tr>
      <w:tr w:rsidR="000524F0" w:rsidRPr="000524F0" w14:paraId="62DF834E" w14:textId="77777777" w:rsidTr="000524F0">
        <w:trPr>
          <w:trHeight w:val="915"/>
        </w:trPr>
        <w:tc>
          <w:tcPr>
            <w:tcW w:w="5924" w:type="dxa"/>
            <w:hideMark/>
          </w:tcPr>
          <w:p w14:paraId="326A8DA1" w14:textId="77777777" w:rsidR="000524F0" w:rsidRPr="000524F0" w:rsidRDefault="000524F0" w:rsidP="000524F0">
            <w:r w:rsidRPr="000524F0">
              <w:t>Transferring/Sharing personal information with third party suppliers</w:t>
            </w:r>
          </w:p>
        </w:tc>
        <w:tc>
          <w:tcPr>
            <w:tcW w:w="11924" w:type="dxa"/>
            <w:hideMark/>
          </w:tcPr>
          <w:p w14:paraId="3CC81522" w14:textId="77777777" w:rsidR="000524F0" w:rsidRPr="000524F0" w:rsidRDefault="000524F0">
            <w:r w:rsidRPr="000524F0">
              <w:t xml:space="preserve">The 'sharing' of personal information with a third party is not limited to physically or electronically transferring the information to them.  It also includes them having remote, viewable access to the information (even if the information still resides with AUK systems/premises).  </w:t>
            </w:r>
          </w:p>
        </w:tc>
      </w:tr>
    </w:tbl>
    <w:p w14:paraId="3E4C56FD" w14:textId="41DF6AB0" w:rsidR="00355EC5" w:rsidRDefault="00355EC5"/>
    <w:sectPr w:rsidR="00355EC5" w:rsidSect="000524F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Nathan Lea" w:date="2020-07-24T08:53:00Z" w:initials="NL">
    <w:p w14:paraId="4D6AF0C0" w14:textId="1947BBD7" w:rsidR="00DD4AF3" w:rsidRDefault="00DD4AF3" w:rsidP="00731105">
      <w:pPr>
        <w:pStyle w:val="CommentText"/>
      </w:pPr>
      <w:r>
        <w:rPr>
          <w:rStyle w:val="CommentReference"/>
        </w:rPr>
        <w:annotationRef/>
      </w:r>
      <w:r>
        <w:t>Does this include patients as well?</w:t>
      </w:r>
    </w:p>
  </w:comment>
  <w:comment w:id="52" w:author="Jared Wilson-Aggarwal" w:date="2020-07-31T16:37:00Z" w:initials="JW">
    <w:p w14:paraId="6AB56387" w14:textId="13DE4111" w:rsidR="4A914D51" w:rsidRDefault="04825214" w:rsidP="04825214">
      <w:pPr>
        <w:pStyle w:val="CommentText"/>
      </w:pPr>
      <w:r>
        <w:t>I have amended this. Ideally we would want data for all staff and patients during the 3 month period of interest. At minmiun we would want to access data for patients and staff in the ICU, A&amp;E, AMU, Infectious Diseases, and Haematology wards</w:t>
      </w:r>
      <w:r w:rsidR="4A914D51">
        <w:rPr>
          <w:rStyle w:val="CommentReference"/>
        </w:rPr>
        <w:annotationRef/>
      </w:r>
      <w:r w:rsidR="4A914D51">
        <w:rPr>
          <w:rStyle w:val="CommentReference"/>
        </w:rPr>
        <w:annotationRef/>
      </w:r>
    </w:p>
  </w:comment>
  <w:comment w:id="74" w:author="Jared Wilson-Aggarwal" w:date="2020-07-31T16:34:00Z" w:initials="JW">
    <w:p w14:paraId="2B8EEBE4" w14:textId="7E0A553A" w:rsidR="4A914D51" w:rsidRDefault="04825214" w:rsidP="04825214">
      <w:pPr>
        <w:pStyle w:val="CommentText"/>
      </w:pPr>
      <w:r>
        <w:t xml:space="preserve">Is this </w:t>
      </w:r>
      <w:r w:rsidR="00552D8B">
        <w:t>referring</w:t>
      </w:r>
      <w:r>
        <w:t xml:space="preserve"> to the consent form for staff already participating in the SAFER study and the information required to link the records i.e. the UCLH staff ID?</w:t>
      </w:r>
      <w:r w:rsidR="4A914D51">
        <w:rPr>
          <w:rStyle w:val="CommentReference"/>
        </w:rPr>
        <w:annotationRef/>
      </w:r>
      <w:r w:rsidR="4A914D51">
        <w:rPr>
          <w:rStyle w:val="CommentReference"/>
        </w:rPr>
        <w:annotationRef/>
      </w:r>
    </w:p>
  </w:comment>
  <w:comment w:id="75" w:author="Edward Manley" w:date="2020-08-04T09:58:00Z" w:initials="ME">
    <w:p w14:paraId="34C5A415" w14:textId="34A72702" w:rsidR="0025428F" w:rsidRDefault="0025428F">
      <w:pPr>
        <w:pStyle w:val="CommentText"/>
      </w:pPr>
      <w:r>
        <w:rPr>
          <w:rStyle w:val="CommentReference"/>
        </w:rPr>
        <w:annotationRef/>
      </w:r>
      <w:r>
        <w:t xml:space="preserve">If </w:t>
      </w:r>
      <w:r w:rsidR="00664F8B">
        <w:t>this is the case</w:t>
      </w:r>
      <w:r>
        <w:t>, we are not collecting any new data from the SAFER cohort as part of this element of the study</w:t>
      </w:r>
      <w:r w:rsidR="006925C4">
        <w:t xml:space="preserve"> (as Jared says, it is only IDs)</w:t>
      </w:r>
      <w:r>
        <w:t xml:space="preserve">. </w:t>
      </w:r>
      <w:r w:rsidR="00962CEF">
        <w:t>The bounds of this study does not include collection of new data, only the use of routinely collected data.</w:t>
      </w:r>
    </w:p>
  </w:comment>
  <w:comment w:id="78" w:author="Edward Manley" w:date="2020-08-04T09:59:00Z" w:initials="ME">
    <w:p w14:paraId="04144BD0" w14:textId="4607E4C0" w:rsidR="00221C12" w:rsidRDefault="00221C12">
      <w:pPr>
        <w:pStyle w:val="CommentText"/>
      </w:pPr>
      <w:r>
        <w:rPr>
          <w:rStyle w:val="CommentReference"/>
        </w:rPr>
        <w:annotationRef/>
      </w:r>
      <w:r>
        <w:t>As above.</w:t>
      </w:r>
    </w:p>
  </w:comment>
  <w:comment w:id="148" w:author="Nathan Lea" w:date="2020-07-24T08:56:00Z" w:initials="NL">
    <w:p w14:paraId="1C9CF193" w14:textId="49D8EAAA" w:rsidR="00DD4AF3" w:rsidRDefault="00DD4AF3" w:rsidP="0028518F">
      <w:pPr>
        <w:pStyle w:val="CommentText"/>
      </w:pPr>
      <w:r>
        <w:rPr>
          <w:rStyle w:val="CommentReference"/>
        </w:rPr>
        <w:annotationRef/>
      </w:r>
      <w:r>
        <w:t>I recommend that we inform people anyway through the privacy notice and make clear that the anonymous data will be shared</w:t>
      </w:r>
    </w:p>
  </w:comment>
  <w:comment w:id="304" w:author="Nathan Lea" w:date="2020-07-24T08:59:00Z" w:initials="NL">
    <w:p w14:paraId="53C333AD" w14:textId="027000AC" w:rsidR="00DD4AF3" w:rsidRDefault="00DD4AF3" w:rsidP="008D304A">
      <w:pPr>
        <w:pStyle w:val="CommentText"/>
      </w:pPr>
      <w:r>
        <w:rPr>
          <w:rStyle w:val="CommentReference"/>
        </w:rPr>
        <w:annotationRef/>
      </w:r>
      <w:r>
        <w:t>This should be considered in the design of the solution</w:t>
      </w:r>
    </w:p>
  </w:comment>
  <w:comment w:id="305" w:author="Nathan Lea" w:date="2020-07-24T08:59:00Z" w:initials="NL">
    <w:p w14:paraId="217B17EA" w14:textId="1869E509" w:rsidR="00DD4AF3" w:rsidRDefault="00DD4AF3" w:rsidP="006834EA">
      <w:pPr>
        <w:pStyle w:val="CommentText"/>
      </w:pPr>
      <w:r>
        <w:rPr>
          <w:rStyle w:val="CommentReference"/>
        </w:rPr>
        <w:annotationRef/>
      </w:r>
      <w:r>
        <w:t>This would be as per research governance requirements and standard UCLH policies</w:t>
      </w:r>
      <w:r>
        <w:rPr>
          <w:rStyle w:val="CommentReference"/>
        </w:rPr>
        <w:annotationRef/>
      </w:r>
    </w:p>
  </w:comment>
  <w:comment w:id="333" w:author="Edward Manley" w:date="2020-08-04T09:33:00Z" w:initials="ME">
    <w:p w14:paraId="7FDD317C" w14:textId="4CCFCE70" w:rsidR="0001741E" w:rsidRDefault="0001741E">
      <w:pPr>
        <w:pStyle w:val="CommentText"/>
      </w:pPr>
      <w:r>
        <w:rPr>
          <w:rStyle w:val="CommentReference"/>
        </w:rPr>
        <w:annotationRef/>
      </w:r>
      <w:r>
        <w:t>Where would information leaflets be posted in this case? Since we would be processing all patient data</w:t>
      </w:r>
      <w:r w:rsidR="00FE4B2D">
        <w:t xml:space="preserve">, would these be made available in </w:t>
      </w:r>
      <w:r w:rsidR="00B10361">
        <w:t>public</w:t>
      </w:r>
      <w:r w:rsidR="00FE4B2D">
        <w:t xml:space="preserve"> areas?</w:t>
      </w:r>
    </w:p>
  </w:comment>
  <w:comment w:id="334" w:author="Edward Manley" w:date="2020-08-04T09:51:00Z" w:initials="ME">
    <w:p w14:paraId="10539E44" w14:textId="1C7639FC" w:rsidR="004D70FE" w:rsidRDefault="004D70FE">
      <w:pPr>
        <w:pStyle w:val="CommentText"/>
      </w:pPr>
      <w:r>
        <w:rPr>
          <w:rStyle w:val="CommentReference"/>
        </w:rPr>
        <w:annotationRef/>
      </w:r>
      <w:r w:rsidR="00257FA6">
        <w:t>Should we mention the training that staff are undertaking as mitigation?</w:t>
      </w:r>
    </w:p>
  </w:comment>
  <w:comment w:id="342" w:author="Edward Manley" w:date="2020-08-04T09:53:00Z" w:initials="ME">
    <w:p w14:paraId="142B45DF" w14:textId="4CE5BCF6" w:rsidR="00FC6456" w:rsidRDefault="00FC6456">
      <w:pPr>
        <w:pStyle w:val="CommentText"/>
      </w:pPr>
      <w:r>
        <w:rPr>
          <w:rStyle w:val="CommentReference"/>
        </w:rPr>
        <w:annotationRef/>
      </w:r>
      <w:r>
        <w:t>We weren’t quite clear if these were notes or suggestions for an entry for this section. Happy to draft a response when we have clarified the best approach.</w:t>
      </w:r>
    </w:p>
  </w:comment>
  <w:comment w:id="343" w:author="NMG" w:date="2020-07-29T09:40:00Z" w:initials="N">
    <w:p w14:paraId="1EF8193B" w14:textId="37A90C55" w:rsidR="0070343C" w:rsidRDefault="0070343C">
      <w:pPr>
        <w:pStyle w:val="CommentText"/>
      </w:pPr>
      <w:r>
        <w:rPr>
          <w:rStyle w:val="CommentReference"/>
        </w:rPr>
        <w:annotationRef/>
      </w:r>
      <w:r>
        <w:t>If this were done, it would inevitably have some impact on the research. since the information would be anonymised, do patients and staff have a legal right to opt out?</w:t>
      </w:r>
      <w:r w:rsidR="00134566">
        <w:t xml:space="preserve"> Or does the inclusion of health and location data even without any other personal data mean they do?</w:t>
      </w:r>
      <w:r>
        <w:t xml:space="preserve"> (Of course it might be decided they should be allowed to even if they don’t have that legal right.) If they are allowed to opt out, would we know how many of those who have done so spent any time in the wards and other areas included in the research?</w:t>
      </w:r>
    </w:p>
  </w:comment>
  <w:comment w:id="344" w:author="Jared Wilson-Aggarwal" w:date="2020-07-29T12:31:00Z" w:initials="JW">
    <w:p w14:paraId="03F6C462" w14:textId="118750F3" w:rsidR="23F649BC" w:rsidRDefault="083AE0E4" w:rsidP="083AE0E4">
      <w:pPr>
        <w:pStyle w:val="CommentText"/>
      </w:pPr>
      <w:r>
        <w:t xml:space="preserve">Can someone clarify/confirm whether or not our work is being treated under the COPI notice? In previous emails it was suggested that we were, and on multiple occasions in this document we state that this work is 'in the publics interest'. I second Nick's comment and ask if an opt-out is </w:t>
      </w:r>
      <w:r w:rsidR="00AA7D03">
        <w:t>necessary</w:t>
      </w:r>
      <w:r>
        <w:t xml:space="preserve">? </w:t>
      </w:r>
      <w:r w:rsidR="23F649BC">
        <w:rPr>
          <w:rStyle w:val="CommentReference"/>
        </w:rPr>
        <w:annotationRef/>
      </w:r>
    </w:p>
    <w:p w14:paraId="12586243" w14:textId="7A512062" w:rsidR="23F649BC" w:rsidRDefault="23F649BC" w:rsidP="083AE0E4">
      <w:pPr>
        <w:pStyle w:val="CommentText"/>
      </w:pPr>
    </w:p>
    <w:p w14:paraId="483CFBB3" w14:textId="229C9442" w:rsidR="23F649BC" w:rsidRDefault="083AE0E4" w:rsidP="083AE0E4">
      <w:pPr>
        <w:pStyle w:val="CommentText"/>
      </w:pPr>
      <w:r>
        <w:t>If it is needed, what options do we have? It looks like an opt-out is presented in the participant information sheet (Ed's email is provided) but the issue will be for non-</w:t>
      </w:r>
      <w:r w:rsidR="00AA7D03">
        <w:t>consenting</w:t>
      </w:r>
      <w:r>
        <w:t xml:space="preserve"> participants.</w:t>
      </w:r>
    </w:p>
    <w:p w14:paraId="55FF441F" w14:textId="00E31347" w:rsidR="23F649BC" w:rsidRDefault="23F649BC" w:rsidP="083AE0E4">
      <w:pPr>
        <w:pStyle w:val="CommentText"/>
      </w:pPr>
    </w:p>
    <w:p w14:paraId="4E0FC2DD" w14:textId="4A778F26" w:rsidR="23F649BC" w:rsidRDefault="083AE0E4" w:rsidP="083AE0E4">
      <w:pPr>
        <w:pStyle w:val="CommentText"/>
      </w:pPr>
      <w:r>
        <w:t xml:space="preserve">Perhaps adding contact details (email address) to posters/leaflets for people to contact to opt-out? Perhaps UCLH already have a list of patients that have already opted-out of their data being used for research, which might be used by UCLH data controllers as a filter in the data processing? </w:t>
      </w:r>
      <w:r w:rsidR="23F649BC">
        <w:rPr>
          <w:rStyle w:val="CommentReference"/>
        </w:rPr>
        <w:annotationRef/>
      </w:r>
      <w:r w:rsidR="23F649BC">
        <w:rPr>
          <w:rStyle w:val="CommentReference"/>
        </w:rPr>
        <w:annotationRef/>
      </w:r>
    </w:p>
  </w:comment>
  <w:comment w:id="345" w:author="Jared Wilson-Aggarwal" w:date="2020-07-29T12:33:00Z" w:initials="JW">
    <w:p w14:paraId="52620C25" w14:textId="26B0F4B7" w:rsidR="3A66B170" w:rsidRDefault="3A66B170" w:rsidP="04825214">
      <w:pPr>
        <w:pStyle w:val="CommentText"/>
      </w:pPr>
      <w:r>
        <w:rPr>
          <w:rStyle w:val="CommentReference"/>
        </w:rPr>
        <w:annotationRef/>
      </w:r>
      <w:r w:rsidR="04825214">
        <w:t>Agreed, validation of using EHRs to reconstruct staff trajectories would be great. We can do this in several ways:</w:t>
      </w:r>
      <w:r>
        <w:rPr>
          <w:rStyle w:val="CommentReference"/>
        </w:rPr>
        <w:annotationRef/>
      </w:r>
    </w:p>
    <w:p w14:paraId="6F3B11DB" w14:textId="3C5521EC" w:rsidR="3A66B170" w:rsidRDefault="3A66B170" w:rsidP="04825214">
      <w:pPr>
        <w:pStyle w:val="CommentText"/>
      </w:pPr>
    </w:p>
    <w:p w14:paraId="0DE29562" w14:textId="487F76A5" w:rsidR="3A66B170" w:rsidRDefault="04825214" w:rsidP="04825214">
      <w:pPr>
        <w:pStyle w:val="CommentText"/>
      </w:pPr>
      <w:r>
        <w:t>1) The 'gold standard' would involve shadowing HCWs for a day, recording their movements around the hospital. Or even asking a few to make a detailed log of their movements for a day or two. This would allow us to calculate an error in the trajectories determined from the EHRs. However, we would need to identify the observed indiviuals to match the records up.</w:t>
      </w:r>
    </w:p>
    <w:p w14:paraId="334C15A3" w14:textId="4903257A" w:rsidR="3A66B170" w:rsidRDefault="3A66B170" w:rsidP="04825214">
      <w:pPr>
        <w:pStyle w:val="CommentText"/>
      </w:pPr>
    </w:p>
    <w:p w14:paraId="3F426D04" w14:textId="55574DA8" w:rsidR="3A66B170" w:rsidRDefault="04825214" w:rsidP="04825214">
      <w:pPr>
        <w:pStyle w:val="CommentText"/>
      </w:pPr>
      <w:r>
        <w:t xml:space="preserve">2) We could use a company to install bluetooth devices that use an app on phones to triangulate the location of individuals. This would also provide a pilot for future work we are proposing in SAFER PLUS. </w:t>
      </w:r>
    </w:p>
    <w:p w14:paraId="7D10ABE2" w14:textId="684DE2E8" w:rsidR="3A66B170" w:rsidRDefault="3A66B170" w:rsidP="04825214">
      <w:pPr>
        <w:pStyle w:val="CommentText"/>
      </w:pPr>
    </w:p>
    <w:p w14:paraId="20BFFEB1" w14:textId="2C54689C" w:rsidR="3A66B170" w:rsidRDefault="04825214" w:rsidP="04825214">
      <w:pPr>
        <w:pStyle w:val="CommentText"/>
      </w:pPr>
      <w:r>
        <w:t>3) If neither of the above was possible we could use the existing literature to determine the expected error in trajectories. Several papers report the accuracy of different methods (EMR, RFID, HCW recall) in determining within hospital contacts. See links below.</w:t>
      </w:r>
    </w:p>
    <w:p w14:paraId="26339907" w14:textId="073E1045" w:rsidR="3A66B170" w:rsidRDefault="3A66B170" w:rsidP="04825214">
      <w:pPr>
        <w:pStyle w:val="CommentText"/>
      </w:pPr>
    </w:p>
    <w:p w14:paraId="481BB59D" w14:textId="7B663D57" w:rsidR="3A66B170" w:rsidRDefault="3A66B170" w:rsidP="04825214">
      <w:pPr>
        <w:pStyle w:val="CommentText"/>
      </w:pPr>
    </w:p>
    <w:p w14:paraId="3B9F2EAB" w14:textId="1BF459D0" w:rsidR="3A66B170" w:rsidRDefault="04825214" w:rsidP="04825214">
      <w:pPr>
        <w:pStyle w:val="CommentText"/>
      </w:pPr>
      <w:r>
        <w:t>https://pubmed.ncbi.nlm.nih.gov/32412416/</w:t>
      </w:r>
    </w:p>
    <w:p w14:paraId="13915DC1" w14:textId="6CBACF18" w:rsidR="3A66B170" w:rsidRDefault="3A66B170" w:rsidP="04825214">
      <w:pPr>
        <w:pStyle w:val="CommentText"/>
      </w:pPr>
    </w:p>
    <w:p w14:paraId="5439BCF8" w14:textId="4D889F75" w:rsidR="3A66B170" w:rsidRDefault="04825214" w:rsidP="04825214">
      <w:pPr>
        <w:pStyle w:val="CommentText"/>
      </w:pPr>
      <w:r>
        <w:t>https://journals.plos.org/plosone/article?id=10.1371/journal.pone.0037893</w:t>
      </w:r>
    </w:p>
    <w:p w14:paraId="04C06F87" w14:textId="3E88E33F" w:rsidR="3A66B170" w:rsidRDefault="3A66B170" w:rsidP="04825214">
      <w:pPr>
        <w:pStyle w:val="CommentText"/>
      </w:pPr>
    </w:p>
    <w:p w14:paraId="30C040C1" w14:textId="6E7F193B" w:rsidR="3A66B170" w:rsidRDefault="04825214" w:rsidP="04825214">
      <w:pPr>
        <w:pStyle w:val="CommentText"/>
      </w:pPr>
      <w:r>
        <w:t>http://groklab.org/files/2007/02/Inferring-realistic-intra-hospital-contact-networks-using-link-prediction-and-computer.pdf</w:t>
      </w:r>
    </w:p>
    <w:p w14:paraId="122D594D" w14:textId="5DB1771A" w:rsidR="3A66B170" w:rsidRDefault="3A66B170" w:rsidP="04825214">
      <w:pPr>
        <w:pStyle w:val="CommentText"/>
      </w:pPr>
    </w:p>
    <w:p w14:paraId="3F98F5FC" w14:textId="6E87D4BA" w:rsidR="3A66B170" w:rsidRDefault="3A66B170" w:rsidP="0482521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6AF0C0" w15:done="0"/>
  <w15:commentEx w15:paraId="6AB56387" w15:paraIdParent="4D6AF0C0" w15:done="0"/>
  <w15:commentEx w15:paraId="2B8EEBE4" w15:done="0"/>
  <w15:commentEx w15:paraId="34C5A415" w15:paraIdParent="2B8EEBE4" w15:done="0"/>
  <w15:commentEx w15:paraId="04144BD0" w15:done="0"/>
  <w15:commentEx w15:paraId="1C9CF193" w15:done="0"/>
  <w15:commentEx w15:paraId="53C333AD" w15:done="0"/>
  <w15:commentEx w15:paraId="217B17EA" w15:done="0"/>
  <w15:commentEx w15:paraId="7FDD317C" w15:done="0"/>
  <w15:commentEx w15:paraId="10539E44" w15:done="0"/>
  <w15:commentEx w15:paraId="142B45DF" w15:done="0"/>
  <w15:commentEx w15:paraId="1EF8193B" w15:done="0"/>
  <w15:commentEx w15:paraId="4E0FC2DD" w15:paraIdParent="1EF8193B" w15:done="0"/>
  <w15:commentEx w15:paraId="3F98F5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51FF3" w16cex:dateUtc="2020-07-24T07:53:00Z"/>
  <w16cex:commentExtensible w16cex:durableId="633508B9" w16cex:dateUtc="2020-07-31T15:37:00Z"/>
  <w16cex:commentExtensible w16cex:durableId="14704084" w16cex:dateUtc="2020-07-31T15:34:00Z"/>
  <w16cex:commentExtensible w16cex:durableId="22D3AFB5" w16cex:dateUtc="2020-08-04T08:58:00Z"/>
  <w16cex:commentExtensible w16cex:durableId="22D3B006" w16cex:dateUtc="2020-08-04T08:59:00Z"/>
  <w16cex:commentExtensible w16cex:durableId="22C520D0" w16cex:dateUtc="2020-07-24T07:56:00Z"/>
  <w16cex:commentExtensible w16cex:durableId="22C5215F" w16cex:dateUtc="2020-07-24T07:59:00Z"/>
  <w16cex:commentExtensible w16cex:durableId="22C5217D" w16cex:dateUtc="2020-07-24T07:59:00Z"/>
  <w16cex:commentExtensible w16cex:durableId="22D3A9D7" w16cex:dateUtc="2020-08-04T08:33:00Z"/>
  <w16cex:commentExtensible w16cex:durableId="22D3AE27" w16cex:dateUtc="2020-08-04T08:51:00Z"/>
  <w16cex:commentExtensible w16cex:durableId="22D3AEA6" w16cex:dateUtc="2020-08-04T08:53:00Z"/>
  <w16cex:commentExtensible w16cex:durableId="1EE98263" w16cex:dateUtc="2020-07-29T11:31:00Z"/>
  <w16cex:commentExtensible w16cex:durableId="1EA8AB34" w16cex:dateUtc="2020-07-29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6AF0C0" w16cid:durableId="22C51FF3"/>
  <w16cid:commentId w16cid:paraId="6AB56387" w16cid:durableId="633508B9"/>
  <w16cid:commentId w16cid:paraId="2B8EEBE4" w16cid:durableId="14704084"/>
  <w16cid:commentId w16cid:paraId="34C5A415" w16cid:durableId="22D3AFB5"/>
  <w16cid:commentId w16cid:paraId="04144BD0" w16cid:durableId="22D3B006"/>
  <w16cid:commentId w16cid:paraId="1C9CF193" w16cid:durableId="22C520D0"/>
  <w16cid:commentId w16cid:paraId="53C333AD" w16cid:durableId="22C5215F"/>
  <w16cid:commentId w16cid:paraId="217B17EA" w16cid:durableId="22C5217D"/>
  <w16cid:commentId w16cid:paraId="7FDD317C" w16cid:durableId="22D3A9D7"/>
  <w16cid:commentId w16cid:paraId="10539E44" w16cid:durableId="22D3AE27"/>
  <w16cid:commentId w16cid:paraId="142B45DF" w16cid:durableId="22D3AEA6"/>
  <w16cid:commentId w16cid:paraId="1EF8193B" w16cid:durableId="5A139DE0"/>
  <w16cid:commentId w16cid:paraId="4E0FC2DD" w16cid:durableId="1EE98263"/>
  <w16cid:commentId w16cid:paraId="3F98F5FC" w16cid:durableId="1EA8AB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0DB53" w14:textId="77777777" w:rsidR="0027418E" w:rsidRDefault="0027418E" w:rsidP="0093420D">
      <w:pPr>
        <w:spacing w:before="0" w:after="0"/>
      </w:pPr>
      <w:r>
        <w:separator/>
      </w:r>
    </w:p>
  </w:endnote>
  <w:endnote w:type="continuationSeparator" w:id="0">
    <w:p w14:paraId="1C5E4C7F" w14:textId="77777777" w:rsidR="0027418E" w:rsidRDefault="0027418E" w:rsidP="0093420D">
      <w:pPr>
        <w:spacing w:before="0" w:after="0"/>
      </w:pPr>
      <w:r>
        <w:continuationSeparator/>
      </w:r>
    </w:p>
  </w:endnote>
  <w:endnote w:type="continuationNotice" w:id="1">
    <w:p w14:paraId="48447DA6" w14:textId="77777777" w:rsidR="0027418E" w:rsidRDefault="0027418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0E9D6" w14:textId="77777777" w:rsidR="0027418E" w:rsidRDefault="0027418E" w:rsidP="0093420D">
      <w:pPr>
        <w:spacing w:before="0" w:after="0"/>
      </w:pPr>
      <w:r>
        <w:separator/>
      </w:r>
    </w:p>
  </w:footnote>
  <w:footnote w:type="continuationSeparator" w:id="0">
    <w:p w14:paraId="0F97684C" w14:textId="77777777" w:rsidR="0027418E" w:rsidRDefault="0027418E" w:rsidP="0093420D">
      <w:pPr>
        <w:spacing w:before="0" w:after="0"/>
      </w:pPr>
      <w:r>
        <w:continuationSeparator/>
      </w:r>
    </w:p>
  </w:footnote>
  <w:footnote w:type="continuationNotice" w:id="1">
    <w:p w14:paraId="25E5A984" w14:textId="77777777" w:rsidR="0027418E" w:rsidRDefault="0027418E">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76836"/>
    <w:multiLevelType w:val="hybridMultilevel"/>
    <w:tmpl w:val="BAFC01F6"/>
    <w:lvl w:ilvl="0" w:tplc="2BEA0DB2">
      <w:start w:val="149"/>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42142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 Manley">
    <w15:presenceInfo w15:providerId="AD" w15:userId="S::geoeman@leeds.ac.uk::56a2ab5c-26b8-4ced-bfc9-0bd3100989fd"/>
  </w15:person>
  <w15:person w15:author="Jared Wilson-Aggarwal">
    <w15:presenceInfo w15:providerId="AD" w15:userId="S::earjwila@leeds.ac.uk::2b01de13-7156-47e2-9103-1f6fb823f95e"/>
  </w15:person>
  <w15:person w15:author="Edward Manley">
    <w15:presenceInfo w15:providerId="AD" w15:userId="S::geoeman@leeds.ac.uk::56a2ab5c-26b8-4ced-bfc9-0bd3100989fd"/>
  </w15:person>
  <w15:person w15:author="Nathan Lea">
    <w15:presenceInfo w15:providerId="Windows Live" w15:userId="2b6cac8e6f7b2f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6A60"/>
    <w:rsid w:val="00000C4A"/>
    <w:rsid w:val="00006066"/>
    <w:rsid w:val="0001569D"/>
    <w:rsid w:val="0001741E"/>
    <w:rsid w:val="0002298C"/>
    <w:rsid w:val="00027F8E"/>
    <w:rsid w:val="000370D6"/>
    <w:rsid w:val="00037705"/>
    <w:rsid w:val="0004010C"/>
    <w:rsid w:val="00046847"/>
    <w:rsid w:val="00046B8D"/>
    <w:rsid w:val="000476F5"/>
    <w:rsid w:val="000524F0"/>
    <w:rsid w:val="0005730A"/>
    <w:rsid w:val="00065FBF"/>
    <w:rsid w:val="00084B96"/>
    <w:rsid w:val="000857F7"/>
    <w:rsid w:val="000A16D1"/>
    <w:rsid w:val="000A1F50"/>
    <w:rsid w:val="000A6ADF"/>
    <w:rsid w:val="000A6E15"/>
    <w:rsid w:val="000B7FBC"/>
    <w:rsid w:val="000D24EC"/>
    <w:rsid w:val="000D5A18"/>
    <w:rsid w:val="000E3112"/>
    <w:rsid w:val="000E5A59"/>
    <w:rsid w:val="000F3FF5"/>
    <w:rsid w:val="000F5313"/>
    <w:rsid w:val="001044C2"/>
    <w:rsid w:val="0010590A"/>
    <w:rsid w:val="001060F8"/>
    <w:rsid w:val="0010707E"/>
    <w:rsid w:val="00114CE0"/>
    <w:rsid w:val="0012015A"/>
    <w:rsid w:val="00130692"/>
    <w:rsid w:val="00134566"/>
    <w:rsid w:val="00150A75"/>
    <w:rsid w:val="001838B9"/>
    <w:rsid w:val="00196C57"/>
    <w:rsid w:val="001A0769"/>
    <w:rsid w:val="001A37B0"/>
    <w:rsid w:val="001A4F82"/>
    <w:rsid w:val="001A7AA2"/>
    <w:rsid w:val="001C29D3"/>
    <w:rsid w:val="001E4610"/>
    <w:rsid w:val="0021781D"/>
    <w:rsid w:val="00221476"/>
    <w:rsid w:val="00221C12"/>
    <w:rsid w:val="00223288"/>
    <w:rsid w:val="00225773"/>
    <w:rsid w:val="00225AA4"/>
    <w:rsid w:val="00231694"/>
    <w:rsid w:val="00231E62"/>
    <w:rsid w:val="00240D22"/>
    <w:rsid w:val="002473A1"/>
    <w:rsid w:val="0025428F"/>
    <w:rsid w:val="00257FA6"/>
    <w:rsid w:val="002635C0"/>
    <w:rsid w:val="00272D3D"/>
    <w:rsid w:val="0027418E"/>
    <w:rsid w:val="0027741E"/>
    <w:rsid w:val="002816D8"/>
    <w:rsid w:val="00282B78"/>
    <w:rsid w:val="0028518F"/>
    <w:rsid w:val="002A2D0C"/>
    <w:rsid w:val="002A42EB"/>
    <w:rsid w:val="002B0BE3"/>
    <w:rsid w:val="002B0FFA"/>
    <w:rsid w:val="002B12B5"/>
    <w:rsid w:val="002B625A"/>
    <w:rsid w:val="002B6EEF"/>
    <w:rsid w:val="002D2D4E"/>
    <w:rsid w:val="002E1CF0"/>
    <w:rsid w:val="002F232F"/>
    <w:rsid w:val="002F50DE"/>
    <w:rsid w:val="00300F02"/>
    <w:rsid w:val="00304A7F"/>
    <w:rsid w:val="00307587"/>
    <w:rsid w:val="00310C94"/>
    <w:rsid w:val="003134BD"/>
    <w:rsid w:val="00314795"/>
    <w:rsid w:val="003227CE"/>
    <w:rsid w:val="003279A0"/>
    <w:rsid w:val="00330248"/>
    <w:rsid w:val="00352ACF"/>
    <w:rsid w:val="00353EED"/>
    <w:rsid w:val="00354790"/>
    <w:rsid w:val="00355EC5"/>
    <w:rsid w:val="00362420"/>
    <w:rsid w:val="00364A0A"/>
    <w:rsid w:val="003661E4"/>
    <w:rsid w:val="00370754"/>
    <w:rsid w:val="00374D63"/>
    <w:rsid w:val="0039311B"/>
    <w:rsid w:val="0039723A"/>
    <w:rsid w:val="003A2C45"/>
    <w:rsid w:val="003C0E76"/>
    <w:rsid w:val="003D4D38"/>
    <w:rsid w:val="003E2386"/>
    <w:rsid w:val="003E322C"/>
    <w:rsid w:val="003E584A"/>
    <w:rsid w:val="003E6F17"/>
    <w:rsid w:val="003F4AFE"/>
    <w:rsid w:val="003F598C"/>
    <w:rsid w:val="00401EEF"/>
    <w:rsid w:val="00402EFA"/>
    <w:rsid w:val="00403D54"/>
    <w:rsid w:val="0042592C"/>
    <w:rsid w:val="00437555"/>
    <w:rsid w:val="00442B24"/>
    <w:rsid w:val="004506A0"/>
    <w:rsid w:val="004515F7"/>
    <w:rsid w:val="00456934"/>
    <w:rsid w:val="00464346"/>
    <w:rsid w:val="004653A6"/>
    <w:rsid w:val="0047183E"/>
    <w:rsid w:val="00482FD8"/>
    <w:rsid w:val="004878CE"/>
    <w:rsid w:val="004B069B"/>
    <w:rsid w:val="004B46B2"/>
    <w:rsid w:val="004C646C"/>
    <w:rsid w:val="004D70FE"/>
    <w:rsid w:val="004DDD7C"/>
    <w:rsid w:val="004E04F0"/>
    <w:rsid w:val="004F2CB1"/>
    <w:rsid w:val="004F6BBB"/>
    <w:rsid w:val="005021FB"/>
    <w:rsid w:val="005063D7"/>
    <w:rsid w:val="00521F77"/>
    <w:rsid w:val="005327E9"/>
    <w:rsid w:val="005331D2"/>
    <w:rsid w:val="00551482"/>
    <w:rsid w:val="00552D8B"/>
    <w:rsid w:val="005556B6"/>
    <w:rsid w:val="00561090"/>
    <w:rsid w:val="0056622D"/>
    <w:rsid w:val="00593BB3"/>
    <w:rsid w:val="0059535F"/>
    <w:rsid w:val="005A2D3F"/>
    <w:rsid w:val="005A53DF"/>
    <w:rsid w:val="005C3565"/>
    <w:rsid w:val="005E1CF0"/>
    <w:rsid w:val="005E3430"/>
    <w:rsid w:val="005E6B04"/>
    <w:rsid w:val="00603A4D"/>
    <w:rsid w:val="00613496"/>
    <w:rsid w:val="00616088"/>
    <w:rsid w:val="00625218"/>
    <w:rsid w:val="00630BBE"/>
    <w:rsid w:val="006338DC"/>
    <w:rsid w:val="0066321E"/>
    <w:rsid w:val="00664F8B"/>
    <w:rsid w:val="00670085"/>
    <w:rsid w:val="006834EA"/>
    <w:rsid w:val="00690D43"/>
    <w:rsid w:val="006925C4"/>
    <w:rsid w:val="00693AFF"/>
    <w:rsid w:val="006A0D12"/>
    <w:rsid w:val="006A2693"/>
    <w:rsid w:val="006A3CD2"/>
    <w:rsid w:val="006B3FA1"/>
    <w:rsid w:val="006B5FCD"/>
    <w:rsid w:val="006C0390"/>
    <w:rsid w:val="006C4584"/>
    <w:rsid w:val="006D1ACD"/>
    <w:rsid w:val="006D1AE4"/>
    <w:rsid w:val="006D2E84"/>
    <w:rsid w:val="006E1A94"/>
    <w:rsid w:val="006E73AC"/>
    <w:rsid w:val="006F114B"/>
    <w:rsid w:val="007001BD"/>
    <w:rsid w:val="00701E2B"/>
    <w:rsid w:val="0070343C"/>
    <w:rsid w:val="0071025A"/>
    <w:rsid w:val="00713B4B"/>
    <w:rsid w:val="007277E4"/>
    <w:rsid w:val="00731105"/>
    <w:rsid w:val="007515BF"/>
    <w:rsid w:val="00753E06"/>
    <w:rsid w:val="00766DB2"/>
    <w:rsid w:val="007763AF"/>
    <w:rsid w:val="00776C8A"/>
    <w:rsid w:val="00776EC5"/>
    <w:rsid w:val="00780648"/>
    <w:rsid w:val="00781E2B"/>
    <w:rsid w:val="007956F3"/>
    <w:rsid w:val="00797C1C"/>
    <w:rsid w:val="007B74C7"/>
    <w:rsid w:val="007C2878"/>
    <w:rsid w:val="007C3990"/>
    <w:rsid w:val="007C4415"/>
    <w:rsid w:val="007C45AE"/>
    <w:rsid w:val="007D6776"/>
    <w:rsid w:val="007E1430"/>
    <w:rsid w:val="007E17DD"/>
    <w:rsid w:val="007E59F8"/>
    <w:rsid w:val="007F1AC5"/>
    <w:rsid w:val="008122B8"/>
    <w:rsid w:val="008224AF"/>
    <w:rsid w:val="008310C7"/>
    <w:rsid w:val="008368E5"/>
    <w:rsid w:val="008521DE"/>
    <w:rsid w:val="00855792"/>
    <w:rsid w:val="00856CA5"/>
    <w:rsid w:val="008671DD"/>
    <w:rsid w:val="00867B42"/>
    <w:rsid w:val="00876BB8"/>
    <w:rsid w:val="00886B11"/>
    <w:rsid w:val="008921B3"/>
    <w:rsid w:val="008957DA"/>
    <w:rsid w:val="00895B0E"/>
    <w:rsid w:val="008B53CA"/>
    <w:rsid w:val="008B592B"/>
    <w:rsid w:val="008D1AA4"/>
    <w:rsid w:val="008D304A"/>
    <w:rsid w:val="008D3D5B"/>
    <w:rsid w:val="008D59A6"/>
    <w:rsid w:val="008E131D"/>
    <w:rsid w:val="008E3D80"/>
    <w:rsid w:val="008F192B"/>
    <w:rsid w:val="008F1CA2"/>
    <w:rsid w:val="008F2A06"/>
    <w:rsid w:val="00900AFC"/>
    <w:rsid w:val="00911813"/>
    <w:rsid w:val="00933BEA"/>
    <w:rsid w:val="0093420D"/>
    <w:rsid w:val="00951832"/>
    <w:rsid w:val="00956BD8"/>
    <w:rsid w:val="00962CEF"/>
    <w:rsid w:val="00966B8F"/>
    <w:rsid w:val="00966DC7"/>
    <w:rsid w:val="009732A4"/>
    <w:rsid w:val="00976C71"/>
    <w:rsid w:val="00987212"/>
    <w:rsid w:val="009964BE"/>
    <w:rsid w:val="009A2F8B"/>
    <w:rsid w:val="009A6ED6"/>
    <w:rsid w:val="009B1792"/>
    <w:rsid w:val="009B44F3"/>
    <w:rsid w:val="009B7200"/>
    <w:rsid w:val="009C3C30"/>
    <w:rsid w:val="009C76B6"/>
    <w:rsid w:val="009D0C22"/>
    <w:rsid w:val="009D1F93"/>
    <w:rsid w:val="009E0B6E"/>
    <w:rsid w:val="009F06D9"/>
    <w:rsid w:val="009F16C9"/>
    <w:rsid w:val="009F57B3"/>
    <w:rsid w:val="00A03D04"/>
    <w:rsid w:val="00A06A15"/>
    <w:rsid w:val="00A14347"/>
    <w:rsid w:val="00A2162B"/>
    <w:rsid w:val="00A25CDC"/>
    <w:rsid w:val="00A40427"/>
    <w:rsid w:val="00A4424D"/>
    <w:rsid w:val="00A509F7"/>
    <w:rsid w:val="00A552F1"/>
    <w:rsid w:val="00A621D3"/>
    <w:rsid w:val="00A62F04"/>
    <w:rsid w:val="00A64D3F"/>
    <w:rsid w:val="00A658C6"/>
    <w:rsid w:val="00A67B56"/>
    <w:rsid w:val="00A75F94"/>
    <w:rsid w:val="00A90033"/>
    <w:rsid w:val="00A94BB2"/>
    <w:rsid w:val="00A97D44"/>
    <w:rsid w:val="00AA019D"/>
    <w:rsid w:val="00AA7D03"/>
    <w:rsid w:val="00AB1F92"/>
    <w:rsid w:val="00AC0844"/>
    <w:rsid w:val="00AC2675"/>
    <w:rsid w:val="00AD0368"/>
    <w:rsid w:val="00AD0C52"/>
    <w:rsid w:val="00AE0BDC"/>
    <w:rsid w:val="00AE346A"/>
    <w:rsid w:val="00AE7B9D"/>
    <w:rsid w:val="00B025F6"/>
    <w:rsid w:val="00B07F03"/>
    <w:rsid w:val="00B10361"/>
    <w:rsid w:val="00B12AAA"/>
    <w:rsid w:val="00B21BD1"/>
    <w:rsid w:val="00B276FE"/>
    <w:rsid w:val="00B35213"/>
    <w:rsid w:val="00B379CA"/>
    <w:rsid w:val="00B50FC1"/>
    <w:rsid w:val="00B61E52"/>
    <w:rsid w:val="00B80130"/>
    <w:rsid w:val="00B84A9B"/>
    <w:rsid w:val="00B86173"/>
    <w:rsid w:val="00B925D5"/>
    <w:rsid w:val="00B92A07"/>
    <w:rsid w:val="00B95494"/>
    <w:rsid w:val="00B970D1"/>
    <w:rsid w:val="00BA1424"/>
    <w:rsid w:val="00BB123B"/>
    <w:rsid w:val="00BC5FE4"/>
    <w:rsid w:val="00BD7A34"/>
    <w:rsid w:val="00BE1F55"/>
    <w:rsid w:val="00BE5DC1"/>
    <w:rsid w:val="00BF38AD"/>
    <w:rsid w:val="00BF6030"/>
    <w:rsid w:val="00C24F06"/>
    <w:rsid w:val="00C307F0"/>
    <w:rsid w:val="00C41D42"/>
    <w:rsid w:val="00C45732"/>
    <w:rsid w:val="00C502AF"/>
    <w:rsid w:val="00C52131"/>
    <w:rsid w:val="00C53974"/>
    <w:rsid w:val="00C560B8"/>
    <w:rsid w:val="00C56A60"/>
    <w:rsid w:val="00C73659"/>
    <w:rsid w:val="00C74423"/>
    <w:rsid w:val="00C84F9D"/>
    <w:rsid w:val="00CA2CFA"/>
    <w:rsid w:val="00CB2671"/>
    <w:rsid w:val="00CB2F5F"/>
    <w:rsid w:val="00CB5BFD"/>
    <w:rsid w:val="00CD1C43"/>
    <w:rsid w:val="00CD694D"/>
    <w:rsid w:val="00CF5A35"/>
    <w:rsid w:val="00D01D12"/>
    <w:rsid w:val="00D024F9"/>
    <w:rsid w:val="00D0414A"/>
    <w:rsid w:val="00D10315"/>
    <w:rsid w:val="00D10E88"/>
    <w:rsid w:val="00D25934"/>
    <w:rsid w:val="00D3488A"/>
    <w:rsid w:val="00D37335"/>
    <w:rsid w:val="00D4642C"/>
    <w:rsid w:val="00D4742A"/>
    <w:rsid w:val="00D61CFA"/>
    <w:rsid w:val="00D82D55"/>
    <w:rsid w:val="00D83F5F"/>
    <w:rsid w:val="00D90851"/>
    <w:rsid w:val="00DA273D"/>
    <w:rsid w:val="00DA5D90"/>
    <w:rsid w:val="00DB6EDF"/>
    <w:rsid w:val="00DD4AF3"/>
    <w:rsid w:val="00DD4E87"/>
    <w:rsid w:val="00E112DF"/>
    <w:rsid w:val="00E172D3"/>
    <w:rsid w:val="00E34825"/>
    <w:rsid w:val="00E443DD"/>
    <w:rsid w:val="00E62046"/>
    <w:rsid w:val="00E62ABE"/>
    <w:rsid w:val="00E630ED"/>
    <w:rsid w:val="00E63C0C"/>
    <w:rsid w:val="00E66E29"/>
    <w:rsid w:val="00E80204"/>
    <w:rsid w:val="00EA24B1"/>
    <w:rsid w:val="00EA6868"/>
    <w:rsid w:val="00EC323A"/>
    <w:rsid w:val="00EC4849"/>
    <w:rsid w:val="00EC6EAF"/>
    <w:rsid w:val="00ED1F5A"/>
    <w:rsid w:val="00ED3703"/>
    <w:rsid w:val="00ED3A0F"/>
    <w:rsid w:val="00ED578D"/>
    <w:rsid w:val="00ED6F47"/>
    <w:rsid w:val="00EE401E"/>
    <w:rsid w:val="00EF1949"/>
    <w:rsid w:val="00EF2317"/>
    <w:rsid w:val="00EF6290"/>
    <w:rsid w:val="00F05A9F"/>
    <w:rsid w:val="00F10698"/>
    <w:rsid w:val="00F10F7E"/>
    <w:rsid w:val="00F30F50"/>
    <w:rsid w:val="00F336A3"/>
    <w:rsid w:val="00F36085"/>
    <w:rsid w:val="00F37E5A"/>
    <w:rsid w:val="00F46A01"/>
    <w:rsid w:val="00F60A9B"/>
    <w:rsid w:val="00F77408"/>
    <w:rsid w:val="00F84381"/>
    <w:rsid w:val="00F85A33"/>
    <w:rsid w:val="00F91298"/>
    <w:rsid w:val="00F947E2"/>
    <w:rsid w:val="00FC2CDD"/>
    <w:rsid w:val="00FC6456"/>
    <w:rsid w:val="00FC697A"/>
    <w:rsid w:val="00FD1AE8"/>
    <w:rsid w:val="00FD2295"/>
    <w:rsid w:val="00FE1593"/>
    <w:rsid w:val="00FE1B74"/>
    <w:rsid w:val="00FE4B2D"/>
    <w:rsid w:val="00FF4ABA"/>
    <w:rsid w:val="01043AEC"/>
    <w:rsid w:val="0140F3F2"/>
    <w:rsid w:val="026D22E7"/>
    <w:rsid w:val="02E07D8E"/>
    <w:rsid w:val="03820F0F"/>
    <w:rsid w:val="0438B60B"/>
    <w:rsid w:val="0471B54A"/>
    <w:rsid w:val="04825214"/>
    <w:rsid w:val="04B7FE6E"/>
    <w:rsid w:val="0572CC1B"/>
    <w:rsid w:val="05B8D8EB"/>
    <w:rsid w:val="066484C2"/>
    <w:rsid w:val="06CEB360"/>
    <w:rsid w:val="070D62F4"/>
    <w:rsid w:val="079FA71C"/>
    <w:rsid w:val="083AE0E4"/>
    <w:rsid w:val="08D9C83F"/>
    <w:rsid w:val="08EEE57B"/>
    <w:rsid w:val="092EE1BF"/>
    <w:rsid w:val="09FCE9B6"/>
    <w:rsid w:val="0A4032C6"/>
    <w:rsid w:val="0AC71A2E"/>
    <w:rsid w:val="0B2E06CB"/>
    <w:rsid w:val="0CC54B12"/>
    <w:rsid w:val="0CD83CA1"/>
    <w:rsid w:val="0D752C44"/>
    <w:rsid w:val="0F26DC16"/>
    <w:rsid w:val="0F2BB79E"/>
    <w:rsid w:val="0FCC9278"/>
    <w:rsid w:val="10190471"/>
    <w:rsid w:val="107BEF20"/>
    <w:rsid w:val="1094486E"/>
    <w:rsid w:val="10C61A92"/>
    <w:rsid w:val="10C73FFE"/>
    <w:rsid w:val="10D2CBA5"/>
    <w:rsid w:val="1128EF3C"/>
    <w:rsid w:val="11530F3E"/>
    <w:rsid w:val="1161E5E5"/>
    <w:rsid w:val="120FEF9C"/>
    <w:rsid w:val="12121EC8"/>
    <w:rsid w:val="1215FA14"/>
    <w:rsid w:val="126AC5FC"/>
    <w:rsid w:val="12E07A4C"/>
    <w:rsid w:val="13CA47A4"/>
    <w:rsid w:val="1408064D"/>
    <w:rsid w:val="1441F329"/>
    <w:rsid w:val="1524EB9A"/>
    <w:rsid w:val="1529BB7F"/>
    <w:rsid w:val="156097FF"/>
    <w:rsid w:val="15800457"/>
    <w:rsid w:val="15AC6D45"/>
    <w:rsid w:val="1620E059"/>
    <w:rsid w:val="162C727B"/>
    <w:rsid w:val="16503492"/>
    <w:rsid w:val="16B3C3F4"/>
    <w:rsid w:val="18C7512F"/>
    <w:rsid w:val="18CC3140"/>
    <w:rsid w:val="18F5DD72"/>
    <w:rsid w:val="1982D121"/>
    <w:rsid w:val="19B4E292"/>
    <w:rsid w:val="1AA96A85"/>
    <w:rsid w:val="1ABF9D62"/>
    <w:rsid w:val="1B2522D4"/>
    <w:rsid w:val="1B3C8B44"/>
    <w:rsid w:val="1B8A6BD8"/>
    <w:rsid w:val="1C14206A"/>
    <w:rsid w:val="1CEBF056"/>
    <w:rsid w:val="1D0DEF06"/>
    <w:rsid w:val="1D2C4D2C"/>
    <w:rsid w:val="1E1E544F"/>
    <w:rsid w:val="1F57BFF1"/>
    <w:rsid w:val="20039617"/>
    <w:rsid w:val="2090B224"/>
    <w:rsid w:val="2113B9A8"/>
    <w:rsid w:val="22015A15"/>
    <w:rsid w:val="22172996"/>
    <w:rsid w:val="22FBFECA"/>
    <w:rsid w:val="2350601A"/>
    <w:rsid w:val="235A9B84"/>
    <w:rsid w:val="23E71918"/>
    <w:rsid w:val="23F649BC"/>
    <w:rsid w:val="252A2883"/>
    <w:rsid w:val="257BC6C2"/>
    <w:rsid w:val="25897A75"/>
    <w:rsid w:val="25D22458"/>
    <w:rsid w:val="2646B5FB"/>
    <w:rsid w:val="266AFC23"/>
    <w:rsid w:val="26C4B343"/>
    <w:rsid w:val="26C62060"/>
    <w:rsid w:val="26F3E34A"/>
    <w:rsid w:val="271434EA"/>
    <w:rsid w:val="271B5C44"/>
    <w:rsid w:val="27E81181"/>
    <w:rsid w:val="284778E8"/>
    <w:rsid w:val="2886EB45"/>
    <w:rsid w:val="29553F1F"/>
    <w:rsid w:val="29910184"/>
    <w:rsid w:val="2A3574EE"/>
    <w:rsid w:val="2A632DE9"/>
    <w:rsid w:val="2A85A3F0"/>
    <w:rsid w:val="2AC6FF5A"/>
    <w:rsid w:val="2AD09C22"/>
    <w:rsid w:val="2B1659C3"/>
    <w:rsid w:val="2BA9A4A2"/>
    <w:rsid w:val="2BFE0BE3"/>
    <w:rsid w:val="2CA9BB51"/>
    <w:rsid w:val="2CB667B9"/>
    <w:rsid w:val="2D85476E"/>
    <w:rsid w:val="2DC98E1D"/>
    <w:rsid w:val="2DCA101E"/>
    <w:rsid w:val="2DEC48E9"/>
    <w:rsid w:val="2E0B8371"/>
    <w:rsid w:val="2E42F918"/>
    <w:rsid w:val="2E8E77AF"/>
    <w:rsid w:val="2F59228F"/>
    <w:rsid w:val="2F8C52C2"/>
    <w:rsid w:val="3001031D"/>
    <w:rsid w:val="30BEDE10"/>
    <w:rsid w:val="31899B73"/>
    <w:rsid w:val="322C2819"/>
    <w:rsid w:val="32739FE0"/>
    <w:rsid w:val="33A47154"/>
    <w:rsid w:val="34634A40"/>
    <w:rsid w:val="34756BF3"/>
    <w:rsid w:val="3493CA5C"/>
    <w:rsid w:val="357EF03D"/>
    <w:rsid w:val="35D5C413"/>
    <w:rsid w:val="3742011E"/>
    <w:rsid w:val="3798852E"/>
    <w:rsid w:val="37B17550"/>
    <w:rsid w:val="386F3CB6"/>
    <w:rsid w:val="38F83F88"/>
    <w:rsid w:val="39148786"/>
    <w:rsid w:val="394AEC20"/>
    <w:rsid w:val="3959CD7D"/>
    <w:rsid w:val="39892429"/>
    <w:rsid w:val="39CF09C9"/>
    <w:rsid w:val="3A0A0C3A"/>
    <w:rsid w:val="3A66B170"/>
    <w:rsid w:val="3AEFE36F"/>
    <w:rsid w:val="3B88807F"/>
    <w:rsid w:val="3BB5DBA7"/>
    <w:rsid w:val="3BEE2CB8"/>
    <w:rsid w:val="3DC0D9D5"/>
    <w:rsid w:val="3DF4CCDB"/>
    <w:rsid w:val="400682B5"/>
    <w:rsid w:val="4069092C"/>
    <w:rsid w:val="40AA151F"/>
    <w:rsid w:val="40C3E2AD"/>
    <w:rsid w:val="41D55628"/>
    <w:rsid w:val="42487252"/>
    <w:rsid w:val="429FB662"/>
    <w:rsid w:val="435333C9"/>
    <w:rsid w:val="4437EE2A"/>
    <w:rsid w:val="44F0C4CA"/>
    <w:rsid w:val="452023C3"/>
    <w:rsid w:val="453B4742"/>
    <w:rsid w:val="46C44935"/>
    <w:rsid w:val="46CE7D75"/>
    <w:rsid w:val="470C6657"/>
    <w:rsid w:val="48B8C203"/>
    <w:rsid w:val="48D9EFFA"/>
    <w:rsid w:val="49D62432"/>
    <w:rsid w:val="4A914D51"/>
    <w:rsid w:val="4AC59C4F"/>
    <w:rsid w:val="4B98720D"/>
    <w:rsid w:val="4BC7DB54"/>
    <w:rsid w:val="4C6CF0A3"/>
    <w:rsid w:val="4CE601D6"/>
    <w:rsid w:val="4D13E647"/>
    <w:rsid w:val="4DAFB36A"/>
    <w:rsid w:val="4DD58B51"/>
    <w:rsid w:val="4E2B1B07"/>
    <w:rsid w:val="4E2DD876"/>
    <w:rsid w:val="4E44C84F"/>
    <w:rsid w:val="4EBE7E6F"/>
    <w:rsid w:val="4ED5786D"/>
    <w:rsid w:val="4F2EAC6C"/>
    <w:rsid w:val="4FACD8FA"/>
    <w:rsid w:val="4FDC3D5E"/>
    <w:rsid w:val="50AF17D4"/>
    <w:rsid w:val="515166AA"/>
    <w:rsid w:val="51B51354"/>
    <w:rsid w:val="53520477"/>
    <w:rsid w:val="53643DF2"/>
    <w:rsid w:val="5398B8C0"/>
    <w:rsid w:val="544E699D"/>
    <w:rsid w:val="544FE008"/>
    <w:rsid w:val="5598250A"/>
    <w:rsid w:val="55B72703"/>
    <w:rsid w:val="576CC893"/>
    <w:rsid w:val="578DA491"/>
    <w:rsid w:val="57AE051B"/>
    <w:rsid w:val="588D701B"/>
    <w:rsid w:val="590C2E20"/>
    <w:rsid w:val="5979DB2A"/>
    <w:rsid w:val="59D52BED"/>
    <w:rsid w:val="59ED8C08"/>
    <w:rsid w:val="5A0FBA79"/>
    <w:rsid w:val="5A678A25"/>
    <w:rsid w:val="5B6E9B33"/>
    <w:rsid w:val="5BA1AABF"/>
    <w:rsid w:val="5BD793B3"/>
    <w:rsid w:val="5CBF171F"/>
    <w:rsid w:val="5CCF5936"/>
    <w:rsid w:val="5CD80C25"/>
    <w:rsid w:val="5CDD106C"/>
    <w:rsid w:val="5D3B7638"/>
    <w:rsid w:val="5DA5C400"/>
    <w:rsid w:val="5EB9381C"/>
    <w:rsid w:val="5F4B54FD"/>
    <w:rsid w:val="5F612DFC"/>
    <w:rsid w:val="609CEB09"/>
    <w:rsid w:val="6133EF1F"/>
    <w:rsid w:val="61A51DD9"/>
    <w:rsid w:val="61A9AE4E"/>
    <w:rsid w:val="61CC92B6"/>
    <w:rsid w:val="61F3139D"/>
    <w:rsid w:val="62326041"/>
    <w:rsid w:val="625479EE"/>
    <w:rsid w:val="62D5BF60"/>
    <w:rsid w:val="62E61EDB"/>
    <w:rsid w:val="63D91A3B"/>
    <w:rsid w:val="63E26BBF"/>
    <w:rsid w:val="643DE25E"/>
    <w:rsid w:val="6462289A"/>
    <w:rsid w:val="64E78E2A"/>
    <w:rsid w:val="66261BDC"/>
    <w:rsid w:val="66563162"/>
    <w:rsid w:val="666CB730"/>
    <w:rsid w:val="66DE1911"/>
    <w:rsid w:val="66FCB051"/>
    <w:rsid w:val="6779302D"/>
    <w:rsid w:val="677E896B"/>
    <w:rsid w:val="67BAB674"/>
    <w:rsid w:val="685EF78B"/>
    <w:rsid w:val="688F1C3B"/>
    <w:rsid w:val="695C6D71"/>
    <w:rsid w:val="69BFBADE"/>
    <w:rsid w:val="6A1D1D7B"/>
    <w:rsid w:val="6B2142DC"/>
    <w:rsid w:val="6B67E048"/>
    <w:rsid w:val="6B8A113A"/>
    <w:rsid w:val="6BC78E88"/>
    <w:rsid w:val="6BD78895"/>
    <w:rsid w:val="6C1C8C47"/>
    <w:rsid w:val="6C1CA13E"/>
    <w:rsid w:val="6DC0B325"/>
    <w:rsid w:val="6ED3107A"/>
    <w:rsid w:val="6EF6CF84"/>
    <w:rsid w:val="6F10F4E7"/>
    <w:rsid w:val="6FB113E0"/>
    <w:rsid w:val="6FE60547"/>
    <w:rsid w:val="7003EDE5"/>
    <w:rsid w:val="711F4E01"/>
    <w:rsid w:val="7254575D"/>
    <w:rsid w:val="72D0F8F7"/>
    <w:rsid w:val="72D37C66"/>
    <w:rsid w:val="7391F7D4"/>
    <w:rsid w:val="73BE4138"/>
    <w:rsid w:val="74463DD9"/>
    <w:rsid w:val="74D72E6F"/>
    <w:rsid w:val="753DB7FC"/>
    <w:rsid w:val="75E6AA0C"/>
    <w:rsid w:val="7600E21B"/>
    <w:rsid w:val="7620D6C4"/>
    <w:rsid w:val="7644495D"/>
    <w:rsid w:val="76997AE7"/>
    <w:rsid w:val="776D70A9"/>
    <w:rsid w:val="7770FC7E"/>
    <w:rsid w:val="77E899A4"/>
    <w:rsid w:val="787BE483"/>
    <w:rsid w:val="78FBAF34"/>
    <w:rsid w:val="793EDFBB"/>
    <w:rsid w:val="7956DFA3"/>
    <w:rsid w:val="79C80742"/>
    <w:rsid w:val="7A9AA437"/>
    <w:rsid w:val="7B0C5542"/>
    <w:rsid w:val="7B0DFBA6"/>
    <w:rsid w:val="7B98543D"/>
    <w:rsid w:val="7C272F42"/>
    <w:rsid w:val="7C580F29"/>
    <w:rsid w:val="7C778BC6"/>
    <w:rsid w:val="7CBD6999"/>
    <w:rsid w:val="7CD091AC"/>
    <w:rsid w:val="7CFA1E86"/>
    <w:rsid w:val="7D138BE2"/>
    <w:rsid w:val="7DED2024"/>
    <w:rsid w:val="7E3ED8A6"/>
    <w:rsid w:val="7E6C9B59"/>
    <w:rsid w:val="7EEEED8D"/>
    <w:rsid w:val="7F442307"/>
    <w:rsid w:val="7F791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C7D45"/>
  <w15:docId w15:val="{66DFBF8C-9041-074F-97E1-4C6D21F9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A60"/>
    <w:pPr>
      <w:spacing w:before="120" w:after="120"/>
    </w:pPr>
  </w:style>
  <w:style w:type="paragraph" w:styleId="Heading1">
    <w:name w:val="heading 1"/>
    <w:basedOn w:val="Normal"/>
    <w:next w:val="Normal"/>
    <w:link w:val="Heading1Char"/>
    <w:uiPriority w:val="9"/>
    <w:qFormat/>
    <w:rsid w:val="00C56A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42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420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342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9732A4"/>
    <w:pPr>
      <w:spacing w:before="0" w:after="200"/>
    </w:pPr>
    <w:rPr>
      <w:i/>
      <w:iCs/>
      <w:color w:val="44546A" w:themeColor="text2"/>
      <w:sz w:val="20"/>
      <w:szCs w:val="18"/>
    </w:rPr>
  </w:style>
  <w:style w:type="character" w:customStyle="1" w:styleId="Heading1Char">
    <w:name w:val="Heading 1 Char"/>
    <w:basedOn w:val="DefaultParagraphFont"/>
    <w:link w:val="Heading1"/>
    <w:uiPriority w:val="9"/>
    <w:rsid w:val="00C56A6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C56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3420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420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3420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3420D"/>
    <w:rPr>
      <w:color w:val="0563C1" w:themeColor="hyperlink"/>
      <w:u w:val="single"/>
    </w:rPr>
  </w:style>
  <w:style w:type="paragraph" w:styleId="FootnoteText">
    <w:name w:val="footnote text"/>
    <w:basedOn w:val="Normal"/>
    <w:link w:val="FootnoteTextChar"/>
    <w:uiPriority w:val="99"/>
    <w:semiHidden/>
    <w:unhideWhenUsed/>
    <w:rsid w:val="0093420D"/>
    <w:pPr>
      <w:spacing w:before="0" w:after="0"/>
    </w:pPr>
    <w:rPr>
      <w:sz w:val="20"/>
      <w:szCs w:val="20"/>
    </w:rPr>
  </w:style>
  <w:style w:type="character" w:customStyle="1" w:styleId="FootnoteTextChar">
    <w:name w:val="Footnote Text Char"/>
    <w:basedOn w:val="DefaultParagraphFont"/>
    <w:link w:val="FootnoteText"/>
    <w:uiPriority w:val="99"/>
    <w:semiHidden/>
    <w:rsid w:val="0093420D"/>
    <w:rPr>
      <w:sz w:val="20"/>
      <w:szCs w:val="20"/>
    </w:rPr>
  </w:style>
  <w:style w:type="character" w:styleId="FootnoteReference">
    <w:name w:val="footnote reference"/>
    <w:basedOn w:val="DefaultParagraphFont"/>
    <w:uiPriority w:val="99"/>
    <w:semiHidden/>
    <w:unhideWhenUsed/>
    <w:rsid w:val="0093420D"/>
    <w:rPr>
      <w:vertAlign w:val="superscript"/>
    </w:rPr>
  </w:style>
  <w:style w:type="paragraph" w:styleId="Title">
    <w:name w:val="Title"/>
    <w:basedOn w:val="Normal"/>
    <w:next w:val="Normal"/>
    <w:link w:val="TitleChar"/>
    <w:uiPriority w:val="10"/>
    <w:qFormat/>
    <w:rsid w:val="00BF38AD"/>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8AD"/>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BF38AD"/>
    <w:pPr>
      <w:spacing w:before="0"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F38AD"/>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4B069B"/>
    <w:rPr>
      <w:sz w:val="16"/>
      <w:szCs w:val="16"/>
    </w:rPr>
  </w:style>
  <w:style w:type="paragraph" w:styleId="CommentText">
    <w:name w:val="annotation text"/>
    <w:basedOn w:val="Normal"/>
    <w:link w:val="CommentTextChar"/>
    <w:uiPriority w:val="99"/>
    <w:unhideWhenUsed/>
    <w:rsid w:val="004B069B"/>
    <w:rPr>
      <w:sz w:val="20"/>
      <w:szCs w:val="20"/>
    </w:rPr>
  </w:style>
  <w:style w:type="character" w:customStyle="1" w:styleId="CommentTextChar">
    <w:name w:val="Comment Text Char"/>
    <w:basedOn w:val="DefaultParagraphFont"/>
    <w:link w:val="CommentText"/>
    <w:uiPriority w:val="99"/>
    <w:rsid w:val="004B069B"/>
    <w:rPr>
      <w:sz w:val="20"/>
      <w:szCs w:val="20"/>
    </w:rPr>
  </w:style>
  <w:style w:type="paragraph" w:styleId="CommentSubject">
    <w:name w:val="annotation subject"/>
    <w:basedOn w:val="CommentText"/>
    <w:next w:val="CommentText"/>
    <w:link w:val="CommentSubjectChar"/>
    <w:uiPriority w:val="99"/>
    <w:semiHidden/>
    <w:unhideWhenUsed/>
    <w:rsid w:val="004B069B"/>
    <w:rPr>
      <w:b/>
      <w:bCs/>
    </w:rPr>
  </w:style>
  <w:style w:type="character" w:customStyle="1" w:styleId="CommentSubjectChar">
    <w:name w:val="Comment Subject Char"/>
    <w:basedOn w:val="CommentTextChar"/>
    <w:link w:val="CommentSubject"/>
    <w:uiPriority w:val="99"/>
    <w:semiHidden/>
    <w:rsid w:val="004B069B"/>
    <w:rPr>
      <w:b/>
      <w:bCs/>
      <w:sz w:val="20"/>
      <w:szCs w:val="20"/>
    </w:rPr>
  </w:style>
  <w:style w:type="paragraph" w:styleId="ListParagraph">
    <w:name w:val="List Paragraph"/>
    <w:basedOn w:val="Normal"/>
    <w:uiPriority w:val="34"/>
    <w:qFormat/>
    <w:rsid w:val="00E630ED"/>
    <w:pPr>
      <w:ind w:left="720"/>
      <w:contextualSpacing/>
    </w:pPr>
  </w:style>
  <w:style w:type="paragraph" w:styleId="EndnoteText">
    <w:name w:val="endnote text"/>
    <w:basedOn w:val="Normal"/>
    <w:link w:val="EndnoteTextChar"/>
    <w:uiPriority w:val="99"/>
    <w:semiHidden/>
    <w:unhideWhenUsed/>
    <w:rsid w:val="00731105"/>
    <w:pPr>
      <w:spacing w:before="0" w:after="0"/>
    </w:pPr>
    <w:rPr>
      <w:sz w:val="20"/>
      <w:szCs w:val="20"/>
    </w:rPr>
  </w:style>
  <w:style w:type="character" w:customStyle="1" w:styleId="EndnoteTextChar">
    <w:name w:val="Endnote Text Char"/>
    <w:basedOn w:val="DefaultParagraphFont"/>
    <w:link w:val="EndnoteText"/>
    <w:uiPriority w:val="99"/>
    <w:semiHidden/>
    <w:rsid w:val="00731105"/>
    <w:rPr>
      <w:sz w:val="20"/>
      <w:szCs w:val="20"/>
    </w:rPr>
  </w:style>
  <w:style w:type="character" w:styleId="EndnoteReference">
    <w:name w:val="endnote reference"/>
    <w:basedOn w:val="DefaultParagraphFont"/>
    <w:uiPriority w:val="99"/>
    <w:semiHidden/>
    <w:unhideWhenUsed/>
    <w:rsid w:val="00731105"/>
    <w:rPr>
      <w:vertAlign w:val="superscript"/>
    </w:rPr>
  </w:style>
  <w:style w:type="paragraph" w:styleId="Header">
    <w:name w:val="header"/>
    <w:basedOn w:val="Normal"/>
    <w:link w:val="HeaderChar"/>
    <w:uiPriority w:val="99"/>
    <w:semiHidden/>
    <w:unhideWhenUsed/>
    <w:rsid w:val="004F6BBB"/>
    <w:pPr>
      <w:tabs>
        <w:tab w:val="center" w:pos="4680"/>
        <w:tab w:val="right" w:pos="9360"/>
      </w:tabs>
      <w:spacing w:before="0" w:after="0"/>
    </w:pPr>
  </w:style>
  <w:style w:type="character" w:customStyle="1" w:styleId="HeaderChar">
    <w:name w:val="Header Char"/>
    <w:basedOn w:val="DefaultParagraphFont"/>
    <w:link w:val="Header"/>
    <w:uiPriority w:val="99"/>
    <w:semiHidden/>
    <w:rsid w:val="004F6BBB"/>
  </w:style>
  <w:style w:type="paragraph" w:styleId="Footer">
    <w:name w:val="footer"/>
    <w:basedOn w:val="Normal"/>
    <w:link w:val="FooterChar"/>
    <w:uiPriority w:val="99"/>
    <w:semiHidden/>
    <w:unhideWhenUsed/>
    <w:rsid w:val="004F6BBB"/>
    <w:pPr>
      <w:tabs>
        <w:tab w:val="center" w:pos="4680"/>
        <w:tab w:val="right" w:pos="9360"/>
      </w:tabs>
      <w:spacing w:before="0" w:after="0"/>
    </w:pPr>
  </w:style>
  <w:style w:type="character" w:customStyle="1" w:styleId="FooterChar">
    <w:name w:val="Footer Char"/>
    <w:basedOn w:val="DefaultParagraphFont"/>
    <w:link w:val="Footer"/>
    <w:uiPriority w:val="99"/>
    <w:semiHidden/>
    <w:rsid w:val="004F6BBB"/>
  </w:style>
  <w:style w:type="paragraph" w:styleId="Revision">
    <w:name w:val="Revision"/>
    <w:hidden/>
    <w:uiPriority w:val="99"/>
    <w:semiHidden/>
    <w:rsid w:val="00046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19197">
      <w:bodyDiv w:val="1"/>
      <w:marLeft w:val="0"/>
      <w:marRight w:val="0"/>
      <w:marTop w:val="0"/>
      <w:marBottom w:val="0"/>
      <w:divBdr>
        <w:top w:val="none" w:sz="0" w:space="0" w:color="auto"/>
        <w:left w:val="none" w:sz="0" w:space="0" w:color="auto"/>
        <w:bottom w:val="none" w:sz="0" w:space="0" w:color="auto"/>
        <w:right w:val="none" w:sz="0" w:space="0" w:color="auto"/>
      </w:divBdr>
    </w:div>
    <w:div w:id="468087516">
      <w:bodyDiv w:val="1"/>
      <w:marLeft w:val="0"/>
      <w:marRight w:val="0"/>
      <w:marTop w:val="0"/>
      <w:marBottom w:val="0"/>
      <w:divBdr>
        <w:top w:val="none" w:sz="0" w:space="0" w:color="auto"/>
        <w:left w:val="none" w:sz="0" w:space="0" w:color="auto"/>
        <w:bottom w:val="none" w:sz="0" w:space="0" w:color="auto"/>
        <w:right w:val="none" w:sz="0" w:space="0" w:color="auto"/>
      </w:divBdr>
    </w:div>
    <w:div w:id="540172301">
      <w:bodyDiv w:val="1"/>
      <w:marLeft w:val="0"/>
      <w:marRight w:val="0"/>
      <w:marTop w:val="0"/>
      <w:marBottom w:val="0"/>
      <w:divBdr>
        <w:top w:val="none" w:sz="0" w:space="0" w:color="auto"/>
        <w:left w:val="none" w:sz="0" w:space="0" w:color="auto"/>
        <w:bottom w:val="none" w:sz="0" w:space="0" w:color="auto"/>
        <w:right w:val="none" w:sz="0" w:space="0" w:color="auto"/>
      </w:divBdr>
    </w:div>
    <w:div w:id="620965796">
      <w:bodyDiv w:val="1"/>
      <w:marLeft w:val="0"/>
      <w:marRight w:val="0"/>
      <w:marTop w:val="0"/>
      <w:marBottom w:val="0"/>
      <w:divBdr>
        <w:top w:val="none" w:sz="0" w:space="0" w:color="auto"/>
        <w:left w:val="none" w:sz="0" w:space="0" w:color="auto"/>
        <w:bottom w:val="none" w:sz="0" w:space="0" w:color="auto"/>
        <w:right w:val="none" w:sz="0" w:space="0" w:color="auto"/>
      </w:divBdr>
    </w:div>
    <w:div w:id="672075759">
      <w:bodyDiv w:val="1"/>
      <w:marLeft w:val="0"/>
      <w:marRight w:val="0"/>
      <w:marTop w:val="0"/>
      <w:marBottom w:val="0"/>
      <w:divBdr>
        <w:top w:val="none" w:sz="0" w:space="0" w:color="auto"/>
        <w:left w:val="none" w:sz="0" w:space="0" w:color="auto"/>
        <w:bottom w:val="none" w:sz="0" w:space="0" w:color="auto"/>
        <w:right w:val="none" w:sz="0" w:space="0" w:color="auto"/>
      </w:divBdr>
    </w:div>
    <w:div w:id="697586808">
      <w:bodyDiv w:val="1"/>
      <w:marLeft w:val="0"/>
      <w:marRight w:val="0"/>
      <w:marTop w:val="0"/>
      <w:marBottom w:val="0"/>
      <w:divBdr>
        <w:top w:val="none" w:sz="0" w:space="0" w:color="auto"/>
        <w:left w:val="none" w:sz="0" w:space="0" w:color="auto"/>
        <w:bottom w:val="none" w:sz="0" w:space="0" w:color="auto"/>
        <w:right w:val="none" w:sz="0" w:space="0" w:color="auto"/>
      </w:divBdr>
    </w:div>
    <w:div w:id="804397110">
      <w:bodyDiv w:val="1"/>
      <w:marLeft w:val="0"/>
      <w:marRight w:val="0"/>
      <w:marTop w:val="0"/>
      <w:marBottom w:val="0"/>
      <w:divBdr>
        <w:top w:val="none" w:sz="0" w:space="0" w:color="auto"/>
        <w:left w:val="none" w:sz="0" w:space="0" w:color="auto"/>
        <w:bottom w:val="none" w:sz="0" w:space="0" w:color="auto"/>
        <w:right w:val="none" w:sz="0" w:space="0" w:color="auto"/>
      </w:divBdr>
    </w:div>
    <w:div w:id="1012563803">
      <w:bodyDiv w:val="1"/>
      <w:marLeft w:val="0"/>
      <w:marRight w:val="0"/>
      <w:marTop w:val="0"/>
      <w:marBottom w:val="0"/>
      <w:divBdr>
        <w:top w:val="none" w:sz="0" w:space="0" w:color="auto"/>
        <w:left w:val="none" w:sz="0" w:space="0" w:color="auto"/>
        <w:bottom w:val="none" w:sz="0" w:space="0" w:color="auto"/>
        <w:right w:val="none" w:sz="0" w:space="0" w:color="auto"/>
      </w:divBdr>
    </w:div>
    <w:div w:id="1068725166">
      <w:bodyDiv w:val="1"/>
      <w:marLeft w:val="0"/>
      <w:marRight w:val="0"/>
      <w:marTop w:val="0"/>
      <w:marBottom w:val="0"/>
      <w:divBdr>
        <w:top w:val="none" w:sz="0" w:space="0" w:color="auto"/>
        <w:left w:val="none" w:sz="0" w:space="0" w:color="auto"/>
        <w:bottom w:val="none" w:sz="0" w:space="0" w:color="auto"/>
        <w:right w:val="none" w:sz="0" w:space="0" w:color="auto"/>
      </w:divBdr>
    </w:div>
    <w:div w:id="1590502441">
      <w:bodyDiv w:val="1"/>
      <w:marLeft w:val="0"/>
      <w:marRight w:val="0"/>
      <w:marTop w:val="0"/>
      <w:marBottom w:val="0"/>
      <w:divBdr>
        <w:top w:val="none" w:sz="0" w:space="0" w:color="auto"/>
        <w:left w:val="none" w:sz="0" w:space="0" w:color="auto"/>
        <w:bottom w:val="none" w:sz="0" w:space="0" w:color="auto"/>
        <w:right w:val="none" w:sz="0" w:space="0" w:color="auto"/>
      </w:divBdr>
    </w:div>
    <w:div w:id="187060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image" Target="media/image2.png"/><Relationship Id="rId2" Type="http://schemas.openxmlformats.org/officeDocument/2006/relationships/styles" Target="styles.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microsoft.com/office/2011/relationships/commentsExtended" Target="commentsExtended.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6362F5-87AC-4A76-8B8F-D588210C86AD}" type="doc">
      <dgm:prSet loTypeId="urn:microsoft.com/office/officeart/2005/8/layout/hProcess9" loCatId="process" qsTypeId="urn:microsoft.com/office/officeart/2005/8/quickstyle/simple1" qsCatId="simple" csTypeId="urn:microsoft.com/office/officeart/2005/8/colors/accent0_3" csCatId="mainScheme" phldr="1"/>
      <dgm:spPr/>
    </dgm:pt>
    <dgm:pt modelId="{B0CBB0B5-2B61-47E1-86F4-64361514606D}">
      <dgm:prSet phldrT="[Text]" custT="1"/>
      <dgm:spPr/>
      <dgm:t>
        <a:bodyPr/>
        <a:lstStyle/>
        <a:p>
          <a:r>
            <a:rPr lang="en-GB" sz="1800" b="1" dirty="0"/>
            <a:t>Stage 1</a:t>
          </a:r>
        </a:p>
        <a:p>
          <a:r>
            <a:rPr lang="en-GB" sz="1400" dirty="0"/>
            <a:t>Project &amp; Data Capture</a:t>
          </a:r>
        </a:p>
        <a:p>
          <a:r>
            <a:rPr lang="en-GB" sz="1000" dirty="0"/>
            <a:t>Designed to get an  understanding of the project and determine if personal information is impacted, the data type and numbers involved </a:t>
          </a:r>
        </a:p>
      </dgm:t>
    </dgm:pt>
    <dgm:pt modelId="{17E1BBA3-0895-48D7-844E-FCC3A361E66D}" type="parTrans" cxnId="{51D6C65F-EDAC-4B37-9C7D-9B6276E1DD41}">
      <dgm:prSet/>
      <dgm:spPr/>
      <dgm:t>
        <a:bodyPr/>
        <a:lstStyle/>
        <a:p>
          <a:endParaRPr lang="en-GB"/>
        </a:p>
      </dgm:t>
    </dgm:pt>
    <dgm:pt modelId="{010CF71A-A682-4807-BE80-156FFF00C6ED}" type="sibTrans" cxnId="{51D6C65F-EDAC-4B37-9C7D-9B6276E1DD41}">
      <dgm:prSet/>
      <dgm:spPr/>
      <dgm:t>
        <a:bodyPr/>
        <a:lstStyle/>
        <a:p>
          <a:endParaRPr lang="en-GB"/>
        </a:p>
      </dgm:t>
    </dgm:pt>
    <dgm:pt modelId="{DBE9AEA7-6DCD-4FB3-9F9D-B016C9B5416E}">
      <dgm:prSet phldrT="[Text]" custT="1"/>
      <dgm:spPr/>
      <dgm:t>
        <a:bodyPr/>
        <a:lstStyle/>
        <a:p>
          <a:r>
            <a:rPr lang="en-GB" sz="1800" b="1" dirty="0"/>
            <a:t>Stage 2</a:t>
          </a:r>
        </a:p>
        <a:p>
          <a:r>
            <a:rPr lang="en-GB" sz="1400" dirty="0"/>
            <a:t>Risk Assessment</a:t>
          </a:r>
        </a:p>
        <a:p>
          <a:r>
            <a:rPr lang="en-GB" sz="1000" dirty="0"/>
            <a:t>Designed to identify any potential high risk activity </a:t>
          </a:r>
        </a:p>
      </dgm:t>
    </dgm:pt>
    <dgm:pt modelId="{0AEB7A0D-7A72-41AF-AC85-12A359949E4E}" type="parTrans" cxnId="{9E984C50-A080-4E8B-8086-2499A47FEC58}">
      <dgm:prSet/>
      <dgm:spPr/>
      <dgm:t>
        <a:bodyPr/>
        <a:lstStyle/>
        <a:p>
          <a:endParaRPr lang="en-GB"/>
        </a:p>
      </dgm:t>
    </dgm:pt>
    <dgm:pt modelId="{FB43A63F-9638-447C-848F-30DEAF6FF370}" type="sibTrans" cxnId="{9E984C50-A080-4E8B-8086-2499A47FEC58}">
      <dgm:prSet/>
      <dgm:spPr/>
      <dgm:t>
        <a:bodyPr/>
        <a:lstStyle/>
        <a:p>
          <a:endParaRPr lang="en-GB"/>
        </a:p>
      </dgm:t>
    </dgm:pt>
    <dgm:pt modelId="{724DBFD3-3C81-4842-9FE0-03E7CA40CA5A}">
      <dgm:prSet phldrT="[Text]" custT="1"/>
      <dgm:spPr/>
      <dgm:t>
        <a:bodyPr/>
        <a:lstStyle/>
        <a:p>
          <a:r>
            <a:rPr lang="en-GB" sz="1800" b="1" dirty="0"/>
            <a:t>Stage 3</a:t>
          </a:r>
        </a:p>
        <a:p>
          <a:r>
            <a:rPr lang="en-GB" sz="1400" dirty="0"/>
            <a:t>Data Protection Compliance</a:t>
          </a:r>
        </a:p>
        <a:p>
          <a:r>
            <a:rPr lang="en-GB" sz="1000" dirty="0"/>
            <a:t>Designed to identify any potential data privacy risks</a:t>
          </a:r>
        </a:p>
      </dgm:t>
    </dgm:pt>
    <dgm:pt modelId="{6751BE72-DB34-47D2-8C3C-36013C7A60CF}" type="parTrans" cxnId="{B34940A0-A7B5-4113-8257-6BC3D3283F07}">
      <dgm:prSet/>
      <dgm:spPr/>
      <dgm:t>
        <a:bodyPr/>
        <a:lstStyle/>
        <a:p>
          <a:endParaRPr lang="en-GB"/>
        </a:p>
      </dgm:t>
    </dgm:pt>
    <dgm:pt modelId="{DB2A01C6-2124-4ED8-91C7-60719739ECF8}" type="sibTrans" cxnId="{B34940A0-A7B5-4113-8257-6BC3D3283F07}">
      <dgm:prSet/>
      <dgm:spPr/>
      <dgm:t>
        <a:bodyPr/>
        <a:lstStyle/>
        <a:p>
          <a:endParaRPr lang="en-GB"/>
        </a:p>
      </dgm:t>
    </dgm:pt>
    <dgm:pt modelId="{302AD09E-37DC-4689-8CDA-AA7F0AB6D7CE}">
      <dgm:prSet phldrT="[Text]" custT="1"/>
      <dgm:spPr/>
      <dgm:t>
        <a:bodyPr/>
        <a:lstStyle/>
        <a:p>
          <a:r>
            <a:rPr lang="en-GB" sz="1800" b="1" dirty="0"/>
            <a:t>Risk &amp; Issues Log</a:t>
          </a:r>
        </a:p>
        <a:p>
          <a:r>
            <a:rPr lang="en-GB" sz="1000" b="0" dirty="0"/>
            <a:t>Where any risks  identified in Stage 3 are recorded, along with the subsequent action to remediate and tracked to completion</a:t>
          </a:r>
        </a:p>
      </dgm:t>
    </dgm:pt>
    <dgm:pt modelId="{433049C6-5347-48FA-B986-729B124A4660}" type="parTrans" cxnId="{2F71123A-E62A-4601-93A4-F48E867C703C}">
      <dgm:prSet/>
      <dgm:spPr/>
      <dgm:t>
        <a:bodyPr/>
        <a:lstStyle/>
        <a:p>
          <a:endParaRPr lang="en-GB"/>
        </a:p>
      </dgm:t>
    </dgm:pt>
    <dgm:pt modelId="{FD8228DB-3AC9-44A6-B494-C80B710183D6}" type="sibTrans" cxnId="{2F71123A-E62A-4601-93A4-F48E867C703C}">
      <dgm:prSet/>
      <dgm:spPr/>
      <dgm:t>
        <a:bodyPr/>
        <a:lstStyle/>
        <a:p>
          <a:endParaRPr lang="en-GB"/>
        </a:p>
      </dgm:t>
    </dgm:pt>
    <dgm:pt modelId="{8CAE23A8-4C9E-488C-A159-52F4AD63A66F}" type="pres">
      <dgm:prSet presAssocID="{5F6362F5-87AC-4A76-8B8F-D588210C86AD}" presName="CompostProcess" presStyleCnt="0">
        <dgm:presLayoutVars>
          <dgm:dir/>
          <dgm:resizeHandles val="exact"/>
        </dgm:presLayoutVars>
      </dgm:prSet>
      <dgm:spPr/>
    </dgm:pt>
    <dgm:pt modelId="{F6D12E98-0BC7-486D-A76C-485411F3FA72}" type="pres">
      <dgm:prSet presAssocID="{5F6362F5-87AC-4A76-8B8F-D588210C86AD}" presName="arrow" presStyleLbl="bgShp" presStyleIdx="0" presStyleCnt="1" custLinFactX="2048" custLinFactNeighborX="100000" custLinFactNeighborY="-4358"/>
      <dgm:spPr/>
    </dgm:pt>
    <dgm:pt modelId="{62C15DBA-312E-43BA-9FDE-89273277236E}" type="pres">
      <dgm:prSet presAssocID="{5F6362F5-87AC-4A76-8B8F-D588210C86AD}" presName="linearProcess" presStyleCnt="0"/>
      <dgm:spPr/>
    </dgm:pt>
    <dgm:pt modelId="{55A1D8DD-4E53-4714-8618-D43528CFC763}" type="pres">
      <dgm:prSet presAssocID="{B0CBB0B5-2B61-47E1-86F4-64361514606D}" presName="textNode" presStyleLbl="node1" presStyleIdx="0" presStyleCnt="4" custScaleX="105536" custScaleY="152918">
        <dgm:presLayoutVars>
          <dgm:bulletEnabled val="1"/>
        </dgm:presLayoutVars>
      </dgm:prSet>
      <dgm:spPr/>
    </dgm:pt>
    <dgm:pt modelId="{7B7C469F-69F6-4855-B177-93B7A5EE791F}" type="pres">
      <dgm:prSet presAssocID="{010CF71A-A682-4807-BE80-156FFF00C6ED}" presName="sibTrans" presStyleCnt="0"/>
      <dgm:spPr/>
    </dgm:pt>
    <dgm:pt modelId="{A6298B25-5832-403C-800E-2CF252F6BB82}" type="pres">
      <dgm:prSet presAssocID="{DBE9AEA7-6DCD-4FB3-9F9D-B016C9B5416E}" presName="textNode" presStyleLbl="node1" presStyleIdx="1" presStyleCnt="4" custScaleY="161907">
        <dgm:presLayoutVars>
          <dgm:bulletEnabled val="1"/>
        </dgm:presLayoutVars>
      </dgm:prSet>
      <dgm:spPr/>
    </dgm:pt>
    <dgm:pt modelId="{34327B64-ED97-4971-83AB-98374B63E2FE}" type="pres">
      <dgm:prSet presAssocID="{FB43A63F-9638-447C-848F-30DEAF6FF370}" presName="sibTrans" presStyleCnt="0"/>
      <dgm:spPr/>
    </dgm:pt>
    <dgm:pt modelId="{4BDF18F1-399F-49D8-B9A8-451B4D42206D}" type="pres">
      <dgm:prSet presAssocID="{724DBFD3-3C81-4842-9FE0-03E7CA40CA5A}" presName="textNode" presStyleLbl="node1" presStyleIdx="2" presStyleCnt="4" custScaleY="160110">
        <dgm:presLayoutVars>
          <dgm:bulletEnabled val="1"/>
        </dgm:presLayoutVars>
      </dgm:prSet>
      <dgm:spPr/>
    </dgm:pt>
    <dgm:pt modelId="{CAADDA44-1A30-49B5-9F07-0706E9CB1AA6}" type="pres">
      <dgm:prSet presAssocID="{DB2A01C6-2124-4ED8-91C7-60719739ECF8}" presName="sibTrans" presStyleCnt="0"/>
      <dgm:spPr/>
    </dgm:pt>
    <dgm:pt modelId="{231C61D6-7BA8-43AF-AF76-8A9F9AB35C99}" type="pres">
      <dgm:prSet presAssocID="{302AD09E-37DC-4689-8CDA-AA7F0AB6D7CE}" presName="textNode" presStyleLbl="node1" presStyleIdx="3" presStyleCnt="4" custScaleY="160110">
        <dgm:presLayoutVars>
          <dgm:bulletEnabled val="1"/>
        </dgm:presLayoutVars>
      </dgm:prSet>
      <dgm:spPr/>
    </dgm:pt>
  </dgm:ptLst>
  <dgm:cxnLst>
    <dgm:cxn modelId="{2F71123A-E62A-4601-93A4-F48E867C703C}" srcId="{5F6362F5-87AC-4A76-8B8F-D588210C86AD}" destId="{302AD09E-37DC-4689-8CDA-AA7F0AB6D7CE}" srcOrd="3" destOrd="0" parTransId="{433049C6-5347-48FA-B986-729B124A4660}" sibTransId="{FD8228DB-3AC9-44A6-B494-C80B710183D6}"/>
    <dgm:cxn modelId="{9E984C50-A080-4E8B-8086-2499A47FEC58}" srcId="{5F6362F5-87AC-4A76-8B8F-D588210C86AD}" destId="{DBE9AEA7-6DCD-4FB3-9F9D-B016C9B5416E}" srcOrd="1" destOrd="0" parTransId="{0AEB7A0D-7A72-41AF-AC85-12A359949E4E}" sibTransId="{FB43A63F-9638-447C-848F-30DEAF6FF370}"/>
    <dgm:cxn modelId="{DA22B556-95BC-4E85-AD41-23AFAF2D1EE9}" type="presOf" srcId="{5F6362F5-87AC-4A76-8B8F-D588210C86AD}" destId="{8CAE23A8-4C9E-488C-A159-52F4AD63A66F}" srcOrd="0" destOrd="0" presId="urn:microsoft.com/office/officeart/2005/8/layout/hProcess9"/>
    <dgm:cxn modelId="{51D6C65F-EDAC-4B37-9C7D-9B6276E1DD41}" srcId="{5F6362F5-87AC-4A76-8B8F-D588210C86AD}" destId="{B0CBB0B5-2B61-47E1-86F4-64361514606D}" srcOrd="0" destOrd="0" parTransId="{17E1BBA3-0895-48D7-844E-FCC3A361E66D}" sibTransId="{010CF71A-A682-4807-BE80-156FFF00C6ED}"/>
    <dgm:cxn modelId="{7A3E3D7D-C9C0-4782-8636-853473AF212A}" type="presOf" srcId="{724DBFD3-3C81-4842-9FE0-03E7CA40CA5A}" destId="{4BDF18F1-399F-49D8-B9A8-451B4D42206D}" srcOrd="0" destOrd="0" presId="urn:microsoft.com/office/officeart/2005/8/layout/hProcess9"/>
    <dgm:cxn modelId="{F7A8A699-554E-49CF-A873-03A0B3B484AA}" type="presOf" srcId="{302AD09E-37DC-4689-8CDA-AA7F0AB6D7CE}" destId="{231C61D6-7BA8-43AF-AF76-8A9F9AB35C99}" srcOrd="0" destOrd="0" presId="urn:microsoft.com/office/officeart/2005/8/layout/hProcess9"/>
    <dgm:cxn modelId="{B34940A0-A7B5-4113-8257-6BC3D3283F07}" srcId="{5F6362F5-87AC-4A76-8B8F-D588210C86AD}" destId="{724DBFD3-3C81-4842-9FE0-03E7CA40CA5A}" srcOrd="2" destOrd="0" parTransId="{6751BE72-DB34-47D2-8C3C-36013C7A60CF}" sibTransId="{DB2A01C6-2124-4ED8-91C7-60719739ECF8}"/>
    <dgm:cxn modelId="{A49907CF-1324-4013-BA47-23D91D99D439}" type="presOf" srcId="{B0CBB0B5-2B61-47E1-86F4-64361514606D}" destId="{55A1D8DD-4E53-4714-8618-D43528CFC763}" srcOrd="0" destOrd="0" presId="urn:microsoft.com/office/officeart/2005/8/layout/hProcess9"/>
    <dgm:cxn modelId="{A70BDED4-047D-43E2-8522-40B642740C67}" type="presOf" srcId="{DBE9AEA7-6DCD-4FB3-9F9D-B016C9B5416E}" destId="{A6298B25-5832-403C-800E-2CF252F6BB82}" srcOrd="0" destOrd="0" presId="urn:microsoft.com/office/officeart/2005/8/layout/hProcess9"/>
    <dgm:cxn modelId="{AF5FB4C3-1196-47FE-BAFF-9201D43357F7}" type="presParOf" srcId="{8CAE23A8-4C9E-488C-A159-52F4AD63A66F}" destId="{F6D12E98-0BC7-486D-A76C-485411F3FA72}" srcOrd="0" destOrd="0" presId="urn:microsoft.com/office/officeart/2005/8/layout/hProcess9"/>
    <dgm:cxn modelId="{6C3ED4B7-78B6-49E5-9935-3E596A68B228}" type="presParOf" srcId="{8CAE23A8-4C9E-488C-A159-52F4AD63A66F}" destId="{62C15DBA-312E-43BA-9FDE-89273277236E}" srcOrd="1" destOrd="0" presId="urn:microsoft.com/office/officeart/2005/8/layout/hProcess9"/>
    <dgm:cxn modelId="{15FF4D9B-DD57-4B1F-877C-989035390A31}" type="presParOf" srcId="{62C15DBA-312E-43BA-9FDE-89273277236E}" destId="{55A1D8DD-4E53-4714-8618-D43528CFC763}" srcOrd="0" destOrd="0" presId="urn:microsoft.com/office/officeart/2005/8/layout/hProcess9"/>
    <dgm:cxn modelId="{6E6304D6-A368-422D-8A58-BA6709364E10}" type="presParOf" srcId="{62C15DBA-312E-43BA-9FDE-89273277236E}" destId="{7B7C469F-69F6-4855-B177-93B7A5EE791F}" srcOrd="1" destOrd="0" presId="urn:microsoft.com/office/officeart/2005/8/layout/hProcess9"/>
    <dgm:cxn modelId="{4142FF0A-03EE-4EE9-9709-E928DE39E5C9}" type="presParOf" srcId="{62C15DBA-312E-43BA-9FDE-89273277236E}" destId="{A6298B25-5832-403C-800E-2CF252F6BB82}" srcOrd="2" destOrd="0" presId="urn:microsoft.com/office/officeart/2005/8/layout/hProcess9"/>
    <dgm:cxn modelId="{87EB5E03-AAFC-42A4-80B1-E4D80BE544EE}" type="presParOf" srcId="{62C15DBA-312E-43BA-9FDE-89273277236E}" destId="{34327B64-ED97-4971-83AB-98374B63E2FE}" srcOrd="3" destOrd="0" presId="urn:microsoft.com/office/officeart/2005/8/layout/hProcess9"/>
    <dgm:cxn modelId="{49295459-439E-4702-80B2-3E3511660EBC}" type="presParOf" srcId="{62C15DBA-312E-43BA-9FDE-89273277236E}" destId="{4BDF18F1-399F-49D8-B9A8-451B4D42206D}" srcOrd="4" destOrd="0" presId="urn:microsoft.com/office/officeart/2005/8/layout/hProcess9"/>
    <dgm:cxn modelId="{04B41FD0-B80E-4FBF-8371-4BAB5D872F7C}" type="presParOf" srcId="{62C15DBA-312E-43BA-9FDE-89273277236E}" destId="{CAADDA44-1A30-49B5-9F07-0706E9CB1AA6}" srcOrd="5" destOrd="0" presId="urn:microsoft.com/office/officeart/2005/8/layout/hProcess9"/>
    <dgm:cxn modelId="{B8CDE1F8-63E2-4254-A245-1C40CBC560EA}" type="presParOf" srcId="{62C15DBA-312E-43BA-9FDE-89273277236E}" destId="{231C61D6-7BA8-43AF-AF76-8A9F9AB35C99}" srcOrd="6" destOrd="0" presId="urn:microsoft.com/office/officeart/2005/8/layout/hProcess9"/>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D12E98-0BC7-486D-A76C-485411F3FA72}">
      <dsp:nvSpPr>
        <dsp:cNvPr id="0" name=""/>
        <dsp:cNvSpPr/>
      </dsp:nvSpPr>
      <dsp:spPr>
        <a:xfrm>
          <a:off x="859155" y="0"/>
          <a:ext cx="4868545" cy="3436620"/>
        </a:xfrm>
        <a:prstGeom prst="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5A1D8DD-4E53-4714-8618-D43528CFC763}">
      <dsp:nvSpPr>
        <dsp:cNvPr id="0" name=""/>
        <dsp:cNvSpPr/>
      </dsp:nvSpPr>
      <dsp:spPr>
        <a:xfrm>
          <a:off x="1560" y="667267"/>
          <a:ext cx="1352197" cy="2102084"/>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b="1" kern="1200" dirty="0"/>
            <a:t>Stage 1</a:t>
          </a:r>
        </a:p>
        <a:p>
          <a:pPr marL="0" lvl="0" indent="0" algn="ctr" defTabSz="800100">
            <a:lnSpc>
              <a:spcPct val="90000"/>
            </a:lnSpc>
            <a:spcBef>
              <a:spcPct val="0"/>
            </a:spcBef>
            <a:spcAft>
              <a:spcPct val="35000"/>
            </a:spcAft>
            <a:buNone/>
          </a:pPr>
          <a:r>
            <a:rPr lang="en-GB" sz="1400" kern="1200" dirty="0"/>
            <a:t>Project &amp; Data Capture</a:t>
          </a:r>
        </a:p>
        <a:p>
          <a:pPr marL="0" lvl="0" indent="0" algn="ctr" defTabSz="800100">
            <a:lnSpc>
              <a:spcPct val="90000"/>
            </a:lnSpc>
            <a:spcBef>
              <a:spcPct val="0"/>
            </a:spcBef>
            <a:spcAft>
              <a:spcPct val="35000"/>
            </a:spcAft>
            <a:buNone/>
          </a:pPr>
          <a:r>
            <a:rPr lang="en-GB" sz="1000" kern="1200" dirty="0"/>
            <a:t>Designed to get an  understanding of the project and determine if personal information is impacted, the data type and numbers involved </a:t>
          </a:r>
        </a:p>
      </dsp:txBody>
      <dsp:txXfrm>
        <a:off x="67569" y="733276"/>
        <a:ext cx="1220179" cy="1970066"/>
      </dsp:txXfrm>
    </dsp:sp>
    <dsp:sp modelId="{A6298B25-5832-403C-800E-2CF252F6BB82}">
      <dsp:nvSpPr>
        <dsp:cNvPr id="0" name=""/>
        <dsp:cNvSpPr/>
      </dsp:nvSpPr>
      <dsp:spPr>
        <a:xfrm>
          <a:off x="1529952" y="605484"/>
          <a:ext cx="1281266" cy="2225651"/>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b="1" kern="1200" dirty="0"/>
            <a:t>Stage 2</a:t>
          </a:r>
        </a:p>
        <a:p>
          <a:pPr marL="0" lvl="0" indent="0" algn="ctr" defTabSz="800100">
            <a:lnSpc>
              <a:spcPct val="90000"/>
            </a:lnSpc>
            <a:spcBef>
              <a:spcPct val="0"/>
            </a:spcBef>
            <a:spcAft>
              <a:spcPct val="35000"/>
            </a:spcAft>
            <a:buNone/>
          </a:pPr>
          <a:r>
            <a:rPr lang="en-GB" sz="1400" kern="1200" dirty="0"/>
            <a:t>Risk Assessment</a:t>
          </a:r>
        </a:p>
        <a:p>
          <a:pPr marL="0" lvl="0" indent="0" algn="ctr" defTabSz="800100">
            <a:lnSpc>
              <a:spcPct val="90000"/>
            </a:lnSpc>
            <a:spcBef>
              <a:spcPct val="0"/>
            </a:spcBef>
            <a:spcAft>
              <a:spcPct val="35000"/>
            </a:spcAft>
            <a:buNone/>
          </a:pPr>
          <a:r>
            <a:rPr lang="en-GB" sz="1000" kern="1200" dirty="0"/>
            <a:t>Designed to identify any potential high risk activity </a:t>
          </a:r>
        </a:p>
      </dsp:txBody>
      <dsp:txXfrm>
        <a:off x="1592498" y="668030"/>
        <a:ext cx="1156174" cy="2100559"/>
      </dsp:txXfrm>
    </dsp:sp>
    <dsp:sp modelId="{4BDF18F1-399F-49D8-B9A8-451B4D42206D}">
      <dsp:nvSpPr>
        <dsp:cNvPr id="0" name=""/>
        <dsp:cNvSpPr/>
      </dsp:nvSpPr>
      <dsp:spPr>
        <a:xfrm>
          <a:off x="2987412" y="617835"/>
          <a:ext cx="1281266" cy="2200948"/>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b="1" kern="1200" dirty="0"/>
            <a:t>Stage 3</a:t>
          </a:r>
        </a:p>
        <a:p>
          <a:pPr marL="0" lvl="0" indent="0" algn="ctr" defTabSz="800100">
            <a:lnSpc>
              <a:spcPct val="90000"/>
            </a:lnSpc>
            <a:spcBef>
              <a:spcPct val="0"/>
            </a:spcBef>
            <a:spcAft>
              <a:spcPct val="35000"/>
            </a:spcAft>
            <a:buNone/>
          </a:pPr>
          <a:r>
            <a:rPr lang="en-GB" sz="1400" kern="1200" dirty="0"/>
            <a:t>Data Protection Compliance</a:t>
          </a:r>
        </a:p>
        <a:p>
          <a:pPr marL="0" lvl="0" indent="0" algn="ctr" defTabSz="800100">
            <a:lnSpc>
              <a:spcPct val="90000"/>
            </a:lnSpc>
            <a:spcBef>
              <a:spcPct val="0"/>
            </a:spcBef>
            <a:spcAft>
              <a:spcPct val="35000"/>
            </a:spcAft>
            <a:buNone/>
          </a:pPr>
          <a:r>
            <a:rPr lang="en-GB" sz="1000" kern="1200" dirty="0"/>
            <a:t>Designed to identify any potential data privacy risks</a:t>
          </a:r>
        </a:p>
      </dsp:txBody>
      <dsp:txXfrm>
        <a:off x="3049958" y="680381"/>
        <a:ext cx="1156174" cy="2075856"/>
      </dsp:txXfrm>
    </dsp:sp>
    <dsp:sp modelId="{231C61D6-7BA8-43AF-AF76-8A9F9AB35C99}">
      <dsp:nvSpPr>
        <dsp:cNvPr id="0" name=""/>
        <dsp:cNvSpPr/>
      </dsp:nvSpPr>
      <dsp:spPr>
        <a:xfrm>
          <a:off x="4444872" y="617835"/>
          <a:ext cx="1281266" cy="2200948"/>
        </a:xfrm>
        <a:prstGeom prst="round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GB" sz="1800" b="1" kern="1200" dirty="0"/>
            <a:t>Risk &amp; Issues Log</a:t>
          </a:r>
        </a:p>
        <a:p>
          <a:pPr marL="0" lvl="0" indent="0" algn="ctr" defTabSz="800100">
            <a:lnSpc>
              <a:spcPct val="90000"/>
            </a:lnSpc>
            <a:spcBef>
              <a:spcPct val="0"/>
            </a:spcBef>
            <a:spcAft>
              <a:spcPct val="35000"/>
            </a:spcAft>
            <a:buNone/>
          </a:pPr>
          <a:r>
            <a:rPr lang="en-GB" sz="1000" b="0" kern="1200" dirty="0"/>
            <a:t>Where any risks  identified in Stage 3 are recorded, along with the subsequent action to remediate and tracked to completion</a:t>
          </a:r>
        </a:p>
      </dsp:txBody>
      <dsp:txXfrm>
        <a:off x="4507418" y="680381"/>
        <a:ext cx="1156174" cy="207585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4340</Words>
  <Characters>24742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University College London Hospitals</Company>
  <LinksUpToDate>false</LinksUpToDate>
  <CharactersWithSpaces>29024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Lea</dc:creator>
  <cp:lastModifiedBy>Ed Manley</cp:lastModifiedBy>
  <cp:revision>17</cp:revision>
  <dcterms:created xsi:type="dcterms:W3CDTF">2020-08-07T13:56:00Z</dcterms:created>
  <dcterms:modified xsi:type="dcterms:W3CDTF">2025-10-06T14:27:00Z</dcterms:modified>
</cp:coreProperties>
</file>